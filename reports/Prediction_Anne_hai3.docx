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3F9B8" w14:textId="49DBCC25" w:rsidR="00590DAC" w:rsidRPr="005A785E" w:rsidRDefault="003A537E" w:rsidP="000B57F1">
      <w:pPr>
        <w:pStyle w:val="Rubrik1"/>
        <w:spacing w:line="480" w:lineRule="auto"/>
        <w:rPr>
          <w:lang w:val="en-GB"/>
        </w:rPr>
      </w:pPr>
      <w:r>
        <w:rPr>
          <w:lang w:val="en-GB"/>
        </w:rPr>
        <w:t>P</w:t>
      </w:r>
      <w:r w:rsidR="00F01B1F">
        <w:rPr>
          <w:lang w:val="en-GB"/>
        </w:rPr>
        <w:t>redict</w:t>
      </w:r>
      <w:r>
        <w:rPr>
          <w:lang w:val="en-GB"/>
        </w:rPr>
        <w:t>ion of</w:t>
      </w:r>
      <w:r w:rsidR="00F01B1F">
        <w:rPr>
          <w:lang w:val="en-GB"/>
        </w:rPr>
        <w:t xml:space="preserve"> </w:t>
      </w:r>
      <w:r w:rsidR="00385F19" w:rsidRPr="005A785E">
        <w:rPr>
          <w:lang w:val="en-GB"/>
        </w:rPr>
        <w:t xml:space="preserve">90-day mortality after </w:t>
      </w:r>
      <w:r w:rsidR="004A51A1">
        <w:rPr>
          <w:lang w:val="en-GB"/>
        </w:rPr>
        <w:t xml:space="preserve">major surgery </w:t>
      </w:r>
      <w:r w:rsidR="00D95D35">
        <w:rPr>
          <w:lang w:val="en-GB"/>
        </w:rPr>
        <w:t>made</w:t>
      </w:r>
      <w:r w:rsidR="00385F19" w:rsidRPr="005A785E">
        <w:rPr>
          <w:lang w:val="en-GB"/>
        </w:rPr>
        <w:t xml:space="preserve"> </w:t>
      </w:r>
      <w:r w:rsidR="00D95D35">
        <w:rPr>
          <w:lang w:val="en-GB"/>
        </w:rPr>
        <w:t>simpler: An analysis</w:t>
      </w:r>
      <w:r w:rsidR="00385F19" w:rsidRPr="005A785E">
        <w:rPr>
          <w:lang w:val="en-GB"/>
        </w:rPr>
        <w:t xml:space="preserve"> </w:t>
      </w:r>
      <w:r w:rsidR="00D95D35">
        <w:rPr>
          <w:lang w:val="en-GB"/>
        </w:rPr>
        <w:t xml:space="preserve">of </w:t>
      </w:r>
      <w:r w:rsidR="004A51A1">
        <w:rPr>
          <w:lang w:val="en-GB"/>
        </w:rPr>
        <w:t xml:space="preserve">different </w:t>
      </w:r>
      <w:r w:rsidR="00D95D35">
        <w:rPr>
          <w:lang w:val="en-GB"/>
        </w:rPr>
        <w:t xml:space="preserve">comorbidity measures </w:t>
      </w:r>
      <w:r w:rsidR="00385F19" w:rsidRPr="005A785E">
        <w:rPr>
          <w:lang w:val="en-GB"/>
        </w:rPr>
        <w:t xml:space="preserve">based on </w:t>
      </w:r>
      <w:r w:rsidR="00DF7FEA" w:rsidRPr="005A785E">
        <w:rPr>
          <w:lang w:val="en-GB"/>
        </w:rPr>
        <w:t>38,735</w:t>
      </w:r>
      <w:r w:rsidR="00385F19" w:rsidRPr="005A785E">
        <w:rPr>
          <w:lang w:val="en-GB"/>
        </w:rPr>
        <w:t xml:space="preserve"> patients from the S</w:t>
      </w:r>
      <w:r w:rsidR="00141EB6" w:rsidRPr="005A785E">
        <w:rPr>
          <w:lang w:val="en-GB"/>
        </w:rPr>
        <w:t xml:space="preserve">wedish </w:t>
      </w:r>
      <w:r w:rsidR="00385F19" w:rsidRPr="005A785E">
        <w:rPr>
          <w:lang w:val="en-GB"/>
        </w:rPr>
        <w:t>H</w:t>
      </w:r>
      <w:r w:rsidR="00141EB6" w:rsidRPr="005A785E">
        <w:rPr>
          <w:lang w:val="en-GB"/>
        </w:rPr>
        <w:t xml:space="preserve">ip </w:t>
      </w:r>
      <w:r w:rsidR="00385F19" w:rsidRPr="005A785E">
        <w:rPr>
          <w:lang w:val="en-GB"/>
        </w:rPr>
        <w:t>A</w:t>
      </w:r>
      <w:r w:rsidR="00141EB6" w:rsidRPr="005A785E">
        <w:rPr>
          <w:lang w:val="en-GB"/>
        </w:rPr>
        <w:t xml:space="preserve">rthroplasty </w:t>
      </w:r>
      <w:r w:rsidR="00385F19" w:rsidRPr="005A785E">
        <w:rPr>
          <w:lang w:val="en-GB"/>
        </w:rPr>
        <w:t>R</w:t>
      </w:r>
      <w:r w:rsidR="00141EB6" w:rsidRPr="005A785E">
        <w:rPr>
          <w:lang w:val="en-GB"/>
        </w:rPr>
        <w:t>egister</w:t>
      </w:r>
    </w:p>
    <w:p w14:paraId="5B0651A8" w14:textId="77777777" w:rsidR="00590DAC" w:rsidRPr="005A785E" w:rsidRDefault="00590DAC" w:rsidP="000B57F1">
      <w:pPr>
        <w:spacing w:line="480" w:lineRule="auto"/>
        <w:rPr>
          <w:lang w:val="en-GB"/>
        </w:rPr>
      </w:pPr>
    </w:p>
    <w:p w14:paraId="2064E231" w14:textId="2B8DF7AC" w:rsidR="00465C32" w:rsidRPr="005A785E" w:rsidRDefault="00465C32" w:rsidP="000B57F1">
      <w:pPr>
        <w:pStyle w:val="Normal1"/>
        <w:spacing w:line="480" w:lineRule="auto"/>
        <w:rPr>
          <w:rFonts w:asciiTheme="minorHAnsi" w:hAnsiTheme="minorHAnsi"/>
          <w:szCs w:val="24"/>
          <w:lang w:val="en-GB"/>
        </w:rPr>
      </w:pPr>
      <w:r w:rsidRPr="005A785E">
        <w:rPr>
          <w:rFonts w:asciiTheme="minorHAnsi" w:eastAsia="Arial" w:hAnsiTheme="minorHAnsi" w:cs="Arial"/>
          <w:szCs w:val="24"/>
          <w:lang w:val="en-GB"/>
        </w:rPr>
        <w:t xml:space="preserve">Anne Garland </w:t>
      </w:r>
      <w:r w:rsidRPr="005A785E">
        <w:rPr>
          <w:rFonts w:asciiTheme="minorHAnsi" w:eastAsia="Arial" w:hAnsiTheme="minorHAnsi" w:cs="Arial"/>
          <w:szCs w:val="24"/>
          <w:vertAlign w:val="superscript"/>
          <w:lang w:val="en-GB"/>
        </w:rPr>
        <w:t>1,2,3</w:t>
      </w:r>
      <w:r w:rsidRPr="005A785E">
        <w:rPr>
          <w:rFonts w:asciiTheme="minorHAnsi" w:eastAsia="Arial" w:hAnsiTheme="minorHAnsi" w:cs="Arial"/>
          <w:szCs w:val="24"/>
          <w:lang w:val="en-GB"/>
        </w:rPr>
        <w:t>,</w:t>
      </w:r>
      <w:r w:rsidR="00DC261A">
        <w:rPr>
          <w:rFonts w:asciiTheme="minorHAnsi" w:eastAsia="Arial" w:hAnsiTheme="minorHAnsi" w:cs="Arial"/>
          <w:szCs w:val="24"/>
          <w:lang w:val="en-GB"/>
        </w:rPr>
        <w:t xml:space="preserve"> MD</w:t>
      </w:r>
      <w:r w:rsidRPr="005A785E">
        <w:rPr>
          <w:rFonts w:asciiTheme="minorHAnsi" w:eastAsia="Arial" w:hAnsiTheme="minorHAnsi" w:cs="Arial"/>
          <w:szCs w:val="24"/>
          <w:lang w:val="en-GB"/>
        </w:rPr>
        <w:t>, Szilard Nemes</w:t>
      </w:r>
      <w:r w:rsidRPr="005A785E">
        <w:rPr>
          <w:rFonts w:asciiTheme="minorHAnsi" w:eastAsia="Arial" w:hAnsiTheme="minorHAnsi" w:cs="Arial"/>
          <w:szCs w:val="24"/>
          <w:vertAlign w:val="superscript"/>
          <w:lang w:val="en-GB"/>
        </w:rPr>
        <w:t>2</w:t>
      </w:r>
      <w:r w:rsidR="006372A2" w:rsidRPr="005A785E">
        <w:rPr>
          <w:rFonts w:asciiTheme="minorHAnsi" w:eastAsia="Arial" w:hAnsiTheme="minorHAnsi" w:cs="Arial"/>
          <w:szCs w:val="24"/>
          <w:vertAlign w:val="superscript"/>
          <w:lang w:val="en-GB"/>
        </w:rPr>
        <w:t>, 4</w:t>
      </w:r>
      <w:r w:rsidRPr="005A785E">
        <w:rPr>
          <w:rFonts w:asciiTheme="minorHAnsi" w:eastAsia="Arial" w:hAnsiTheme="minorHAnsi" w:cs="Arial"/>
          <w:szCs w:val="24"/>
          <w:lang w:val="en-GB"/>
        </w:rPr>
        <w:t xml:space="preserve">, </w:t>
      </w:r>
      <w:r w:rsidR="0046067D" w:rsidRPr="005A785E">
        <w:rPr>
          <w:rFonts w:asciiTheme="minorHAnsi" w:eastAsia="Arial" w:hAnsiTheme="minorHAnsi" w:cs="Arial"/>
          <w:szCs w:val="24"/>
          <w:lang w:val="en-GB"/>
        </w:rPr>
        <w:t>Erik Bülow</w:t>
      </w:r>
      <w:r w:rsidR="0046067D" w:rsidRPr="005A785E">
        <w:rPr>
          <w:rFonts w:asciiTheme="minorHAnsi" w:eastAsia="Arial" w:hAnsiTheme="minorHAnsi" w:cs="Arial"/>
          <w:szCs w:val="24"/>
          <w:vertAlign w:val="superscript"/>
          <w:lang w:val="en-GB"/>
        </w:rPr>
        <w:t>2, 4</w:t>
      </w:r>
      <w:r w:rsidR="0046067D" w:rsidRPr="005A785E">
        <w:rPr>
          <w:rFonts w:asciiTheme="minorHAnsi" w:eastAsia="Arial" w:hAnsiTheme="minorHAnsi" w:cs="Arial"/>
          <w:szCs w:val="24"/>
          <w:lang w:val="en-GB"/>
        </w:rPr>
        <w:t xml:space="preserve">, </w:t>
      </w:r>
      <w:r w:rsidR="00DC261A">
        <w:rPr>
          <w:rFonts w:asciiTheme="minorHAnsi" w:eastAsia="Arial" w:hAnsiTheme="minorHAnsi" w:cs="Arial"/>
          <w:szCs w:val="24"/>
          <w:lang w:val="en-GB"/>
        </w:rPr>
        <w:t>PhD</w:t>
      </w:r>
      <w:r w:rsidRPr="005A785E">
        <w:rPr>
          <w:rFonts w:asciiTheme="minorHAnsi" w:eastAsia="Arial" w:hAnsiTheme="minorHAnsi" w:cs="Arial"/>
          <w:szCs w:val="24"/>
          <w:lang w:val="en-GB"/>
        </w:rPr>
        <w:t xml:space="preserve">, Göran Garellick </w:t>
      </w:r>
      <w:r w:rsidRPr="005A785E">
        <w:rPr>
          <w:rFonts w:asciiTheme="minorHAnsi" w:eastAsia="Arial" w:hAnsiTheme="minorHAnsi" w:cs="Arial"/>
          <w:szCs w:val="24"/>
          <w:vertAlign w:val="superscript"/>
          <w:lang w:val="en-GB"/>
        </w:rPr>
        <w:t>2,4</w:t>
      </w:r>
      <w:r w:rsidRPr="005A785E">
        <w:rPr>
          <w:rFonts w:asciiTheme="minorHAnsi" w:eastAsia="Arial" w:hAnsiTheme="minorHAnsi" w:cs="Arial"/>
          <w:szCs w:val="24"/>
          <w:lang w:val="en-GB"/>
        </w:rPr>
        <w:t>,</w:t>
      </w:r>
      <w:r w:rsidR="00AE62C6" w:rsidRPr="005A785E">
        <w:rPr>
          <w:rFonts w:asciiTheme="minorHAnsi" w:eastAsia="Arial" w:hAnsiTheme="minorHAnsi" w:cs="Arial"/>
          <w:szCs w:val="24"/>
          <w:lang w:val="en-GB"/>
        </w:rPr>
        <w:t xml:space="preserve"> </w:t>
      </w:r>
      <w:r w:rsidR="00DC261A">
        <w:rPr>
          <w:rFonts w:asciiTheme="minorHAnsi" w:eastAsia="Arial" w:hAnsiTheme="minorHAnsi" w:cs="Arial"/>
          <w:szCs w:val="24"/>
          <w:lang w:val="en-GB"/>
        </w:rPr>
        <w:t>MD, PhD</w:t>
      </w:r>
      <w:r w:rsidRPr="005A785E">
        <w:rPr>
          <w:rFonts w:asciiTheme="minorHAnsi" w:eastAsia="Arial" w:hAnsiTheme="minorHAnsi" w:cs="Arial"/>
          <w:szCs w:val="24"/>
          <w:lang w:val="en-GB"/>
        </w:rPr>
        <w:t xml:space="preserve">, Nils P. Hailer </w:t>
      </w:r>
      <w:r w:rsidRPr="005A785E">
        <w:rPr>
          <w:rFonts w:asciiTheme="minorHAnsi" w:eastAsia="Arial" w:hAnsiTheme="minorHAnsi" w:cs="Arial"/>
          <w:szCs w:val="24"/>
          <w:vertAlign w:val="superscript"/>
          <w:lang w:val="en-GB"/>
        </w:rPr>
        <w:t>1,2</w:t>
      </w:r>
      <w:r w:rsidR="00DC261A">
        <w:rPr>
          <w:rFonts w:asciiTheme="minorHAnsi" w:eastAsia="Arial" w:hAnsiTheme="minorHAnsi" w:cs="Arial"/>
          <w:szCs w:val="24"/>
          <w:lang w:val="en-GB"/>
        </w:rPr>
        <w:t>, MD</w:t>
      </w:r>
    </w:p>
    <w:p w14:paraId="59464485"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1</w:t>
      </w:r>
      <w:r w:rsidRPr="005A785E">
        <w:rPr>
          <w:rFonts w:asciiTheme="minorHAnsi" w:eastAsia="Arial" w:hAnsiTheme="minorHAnsi" w:cs="Arial"/>
          <w:szCs w:val="24"/>
          <w:lang w:val="en-GB"/>
        </w:rPr>
        <w:tab/>
        <w:t xml:space="preserve">Department of Orthopaedics, Institute of Surgical Sciences, Uppsala University Hospital, Uppsala, Sweden  </w:t>
      </w:r>
    </w:p>
    <w:p w14:paraId="77BF9088"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2</w:t>
      </w:r>
      <w:r w:rsidRPr="005A785E">
        <w:rPr>
          <w:rFonts w:asciiTheme="minorHAnsi" w:eastAsia="Arial" w:hAnsiTheme="minorHAnsi" w:cs="Arial"/>
          <w:szCs w:val="24"/>
          <w:lang w:val="en-GB"/>
        </w:rPr>
        <w:tab/>
        <w:t>Swedish Hip Arthroplasty Register, Gothenburg, Sweden</w:t>
      </w:r>
    </w:p>
    <w:p w14:paraId="4E7F12B1" w14:textId="2CFAD53D"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3</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 xml:space="preserve">Department of Orthopaedics, Visby Hospital, Visby, Sweden </w:t>
      </w:r>
    </w:p>
    <w:p w14:paraId="7BFCDF46" w14:textId="72DFBAC2" w:rsidR="00465C32" w:rsidRPr="005A785E" w:rsidRDefault="00465C32" w:rsidP="00465C32">
      <w:pPr>
        <w:pStyle w:val="Normal1"/>
        <w:spacing w:line="480" w:lineRule="auto"/>
        <w:ind w:left="284" w:hanging="283"/>
        <w:rPr>
          <w:rFonts w:asciiTheme="minorHAnsi" w:eastAsia="Arial" w:hAnsiTheme="minorHAnsi" w:cs="Arial"/>
          <w:szCs w:val="24"/>
          <w:lang w:val="en-GB"/>
        </w:rPr>
      </w:pPr>
      <w:r w:rsidRPr="005A785E">
        <w:rPr>
          <w:rFonts w:asciiTheme="minorHAnsi" w:eastAsia="Arial" w:hAnsiTheme="minorHAnsi" w:cs="Arial"/>
          <w:szCs w:val="24"/>
          <w:vertAlign w:val="superscript"/>
          <w:lang w:val="en-GB"/>
        </w:rPr>
        <w:t>4</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Department of Orthopaedics, Institute of Clinical Sciences, The Sahlgrenska Academy, University of Gothenburg, Gothenburg, Sweden</w:t>
      </w:r>
    </w:p>
    <w:p w14:paraId="26632CE1" w14:textId="77777777" w:rsidR="002C6448" w:rsidRPr="005A785E" w:rsidRDefault="002C6448" w:rsidP="00465C32">
      <w:pPr>
        <w:rPr>
          <w:rStyle w:val="Rubrik3Char"/>
          <w:lang w:val="en-GB"/>
        </w:rPr>
      </w:pPr>
    </w:p>
    <w:p w14:paraId="0EAFF263" w14:textId="77777777" w:rsidR="002C6448" w:rsidRPr="005A785E" w:rsidRDefault="002C6448" w:rsidP="00465C32">
      <w:pPr>
        <w:rPr>
          <w:rStyle w:val="Rubrik3Char"/>
          <w:lang w:val="en-GB"/>
        </w:rPr>
      </w:pPr>
    </w:p>
    <w:p w14:paraId="4199641E" w14:textId="77777777" w:rsidR="002C6448" w:rsidRPr="005A785E" w:rsidRDefault="002C6448" w:rsidP="00465C32">
      <w:pPr>
        <w:rPr>
          <w:rStyle w:val="Rubrik3Char"/>
          <w:lang w:val="en-GB"/>
        </w:rPr>
      </w:pPr>
    </w:p>
    <w:p w14:paraId="14183F70" w14:textId="77777777" w:rsidR="002C6448" w:rsidRPr="005A785E" w:rsidRDefault="002C6448" w:rsidP="00465C32">
      <w:pPr>
        <w:rPr>
          <w:rStyle w:val="Rubrik3Char"/>
          <w:lang w:val="en-GB"/>
        </w:rPr>
      </w:pPr>
    </w:p>
    <w:p w14:paraId="74DD8BA0" w14:textId="77777777" w:rsidR="002C6448" w:rsidRPr="005A785E" w:rsidRDefault="002C6448" w:rsidP="00465C32">
      <w:pPr>
        <w:rPr>
          <w:rStyle w:val="Rubrik3Char"/>
          <w:lang w:val="en-GB"/>
        </w:rPr>
      </w:pPr>
    </w:p>
    <w:p w14:paraId="7CA9B0EC" w14:textId="77777777" w:rsidR="002C6448" w:rsidRPr="005A785E" w:rsidRDefault="002C6448" w:rsidP="00465C32">
      <w:pPr>
        <w:rPr>
          <w:rStyle w:val="Rubrik3Char"/>
          <w:lang w:val="en-GB"/>
        </w:rPr>
      </w:pPr>
    </w:p>
    <w:p w14:paraId="14473076" w14:textId="77777777" w:rsidR="002C6448" w:rsidRPr="005A785E" w:rsidRDefault="002C6448" w:rsidP="00465C32">
      <w:pPr>
        <w:rPr>
          <w:rStyle w:val="Rubrik3Char"/>
          <w:lang w:val="en-GB"/>
        </w:rPr>
      </w:pPr>
    </w:p>
    <w:p w14:paraId="7FB05F79" w14:textId="6BC81FAC" w:rsidR="00465C32" w:rsidRPr="005A785E" w:rsidRDefault="006372A2" w:rsidP="00465C32">
      <w:pPr>
        <w:rPr>
          <w:lang w:val="en-GB"/>
        </w:rPr>
      </w:pPr>
      <w:r w:rsidRPr="005A785E">
        <w:rPr>
          <w:rStyle w:val="Rubrik3Char"/>
          <w:lang w:val="en-GB"/>
        </w:rPr>
        <w:t>Correspondence</w:t>
      </w:r>
      <w:r w:rsidR="00465C32" w:rsidRPr="005A785E">
        <w:rPr>
          <w:rStyle w:val="Rubrik3Char"/>
          <w:lang w:val="en-GB"/>
        </w:rPr>
        <w:t>:</w:t>
      </w:r>
      <w:r w:rsidR="00465C32" w:rsidRPr="005A785E">
        <w:rPr>
          <w:b/>
          <w:lang w:val="en-GB"/>
        </w:rPr>
        <w:t xml:space="preserve"> </w:t>
      </w:r>
      <w:r w:rsidR="00465C32" w:rsidRPr="005A785E">
        <w:rPr>
          <w:lang w:val="en-GB"/>
        </w:rPr>
        <w:t>anne.l.garland@gmail.com</w:t>
      </w:r>
      <w:r w:rsidR="00465C32" w:rsidRPr="005A785E">
        <w:rPr>
          <w:rStyle w:val="Hyperlnk"/>
          <w:lang w:val="en-GB"/>
        </w:rPr>
        <w:t xml:space="preserve">, </w:t>
      </w:r>
      <w:r w:rsidR="00465C32" w:rsidRPr="005A785E">
        <w:rPr>
          <w:lang w:val="en-GB"/>
        </w:rPr>
        <w:t>Tel: +46-498-26 80 00, Orthopeadic Department, Visby Hospital, St Göransgatan 10, 621 84 Visby, Sweden</w:t>
      </w:r>
    </w:p>
    <w:p w14:paraId="2C4B931A" w14:textId="2987C939" w:rsidR="00465C32" w:rsidRPr="005A785E" w:rsidRDefault="00E96CC0" w:rsidP="00465C32">
      <w:pPr>
        <w:widowControl w:val="0"/>
        <w:autoSpaceDE w:val="0"/>
        <w:autoSpaceDN w:val="0"/>
        <w:adjustRightInd w:val="0"/>
        <w:rPr>
          <w:color w:val="1A1A1A"/>
          <w:szCs w:val="22"/>
          <w:lang w:val="en-GB"/>
        </w:rPr>
      </w:pPr>
      <w:hyperlink r:id="rId7" w:history="1">
        <w:r w:rsidR="00465C32" w:rsidRPr="005A785E">
          <w:rPr>
            <w:rStyle w:val="Hyperlnk"/>
            <w:szCs w:val="22"/>
            <w:lang w:val="en-GB"/>
          </w:rPr>
          <w:t>nils.hailer@surgsci.uu.se</w:t>
        </w:r>
      </w:hyperlink>
    </w:p>
    <w:p w14:paraId="4935BA85" w14:textId="0840AB2A" w:rsidR="00465C32" w:rsidRPr="005A785E" w:rsidRDefault="00E96CC0" w:rsidP="00465C32">
      <w:pPr>
        <w:widowControl w:val="0"/>
        <w:autoSpaceDE w:val="0"/>
        <w:autoSpaceDN w:val="0"/>
        <w:adjustRightInd w:val="0"/>
        <w:rPr>
          <w:color w:val="1A1A1A"/>
          <w:szCs w:val="22"/>
          <w:lang w:val="en-GB"/>
        </w:rPr>
      </w:pPr>
      <w:hyperlink r:id="rId8" w:history="1">
        <w:r w:rsidR="000C7EEC" w:rsidRPr="005A785E">
          <w:rPr>
            <w:rStyle w:val="Hyperlnk"/>
            <w:szCs w:val="22"/>
            <w:lang w:val="en-GB"/>
          </w:rPr>
          <w:t>szilard.nemes@registercentrum.se</w:t>
        </w:r>
      </w:hyperlink>
    </w:p>
    <w:p w14:paraId="6AB432CE" w14:textId="4F2158C2" w:rsidR="000C7EEC" w:rsidRPr="005A785E" w:rsidRDefault="000C7EEC" w:rsidP="00465C32">
      <w:pPr>
        <w:widowControl w:val="0"/>
        <w:autoSpaceDE w:val="0"/>
        <w:autoSpaceDN w:val="0"/>
        <w:adjustRightInd w:val="0"/>
        <w:rPr>
          <w:color w:val="1A1A1A"/>
          <w:szCs w:val="22"/>
          <w:lang w:val="en-GB"/>
        </w:rPr>
      </w:pPr>
      <w:r w:rsidRPr="005A785E">
        <w:rPr>
          <w:color w:val="1A1A1A"/>
          <w:szCs w:val="22"/>
          <w:lang w:val="en-GB"/>
        </w:rPr>
        <w:t>Erik.bülow@registercentrum.se</w:t>
      </w:r>
    </w:p>
    <w:p w14:paraId="1B2FD051" w14:textId="77777777" w:rsidR="00465C32" w:rsidRPr="005A785E" w:rsidRDefault="00465C32" w:rsidP="00465C32">
      <w:pPr>
        <w:widowControl w:val="0"/>
        <w:autoSpaceDE w:val="0"/>
        <w:autoSpaceDN w:val="0"/>
        <w:adjustRightInd w:val="0"/>
        <w:rPr>
          <w:color w:val="1A1A1A"/>
          <w:szCs w:val="22"/>
          <w:lang w:val="en-GB"/>
        </w:rPr>
      </w:pPr>
      <w:r w:rsidRPr="005A785E">
        <w:rPr>
          <w:color w:val="1A1A1A"/>
          <w:szCs w:val="22"/>
          <w:lang w:val="en-GB"/>
        </w:rPr>
        <w:t>goran.garellick@registercentrum.se</w:t>
      </w:r>
    </w:p>
    <w:p w14:paraId="4EF1A984" w14:textId="77777777" w:rsidR="00465C32" w:rsidRPr="005A785E" w:rsidRDefault="00465C32">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0247B671" w14:textId="6B26EA26" w:rsidR="0095116F" w:rsidRPr="005A785E" w:rsidRDefault="00D42549" w:rsidP="00CA4D57">
      <w:pPr>
        <w:pStyle w:val="Rubrik1"/>
        <w:spacing w:line="480" w:lineRule="auto"/>
        <w:rPr>
          <w:lang w:val="en-GB"/>
        </w:rPr>
      </w:pPr>
      <w:commentRangeStart w:id="0"/>
      <w:r w:rsidRPr="005A785E">
        <w:rPr>
          <w:lang w:val="en-GB"/>
        </w:rPr>
        <w:lastRenderedPageBreak/>
        <w:t>Abstract</w:t>
      </w:r>
      <w:commentRangeEnd w:id="0"/>
      <w:r w:rsidR="0068432A" w:rsidRPr="005A785E">
        <w:rPr>
          <w:rStyle w:val="Kommentarsreferens"/>
          <w:rFonts w:asciiTheme="minorHAnsi" w:eastAsiaTheme="minorEastAsia" w:hAnsiTheme="minorHAnsi" w:cstheme="minorBidi"/>
          <w:b w:val="0"/>
          <w:bCs w:val="0"/>
          <w:color w:val="auto"/>
          <w:lang w:val="en-GB" w:eastAsia="ja-JP"/>
        </w:rPr>
        <w:commentReference w:id="0"/>
      </w:r>
    </w:p>
    <w:p w14:paraId="5077B00E" w14:textId="68CFDE50" w:rsidR="00131E83" w:rsidRPr="005A785E" w:rsidRDefault="00131E83" w:rsidP="008C570A">
      <w:pPr>
        <w:pStyle w:val="Rubrik2"/>
      </w:pPr>
      <w:r w:rsidRPr="005A785E">
        <w:t xml:space="preserve">Objective </w:t>
      </w:r>
    </w:p>
    <w:p w14:paraId="099084B3" w14:textId="4FD137F3" w:rsidR="00131E83" w:rsidRPr="005A785E" w:rsidRDefault="00293966" w:rsidP="008C570A">
      <w:pPr>
        <w:spacing w:line="480" w:lineRule="auto"/>
        <w:rPr>
          <w:lang w:val="en-GB"/>
        </w:rPr>
      </w:pPr>
      <w:r>
        <w:rPr>
          <w:lang w:val="en-GB"/>
        </w:rPr>
        <w:t xml:space="preserve">Early mortality after one of the most common surgical procedures in </w:t>
      </w:r>
      <w:r w:rsidR="0022153C">
        <w:rPr>
          <w:lang w:val="en-GB"/>
        </w:rPr>
        <w:t>developed countries, total hip arthroplasty</w:t>
      </w:r>
      <w:r w:rsidR="009361F9">
        <w:rPr>
          <w:lang w:val="en-GB"/>
        </w:rPr>
        <w:t xml:space="preserve"> (THA)</w:t>
      </w:r>
      <w:r w:rsidR="0022153C">
        <w:rPr>
          <w:lang w:val="en-GB"/>
        </w:rPr>
        <w:t xml:space="preserve">, is dependent on medical comorbidities. </w:t>
      </w:r>
      <w:r w:rsidR="009361F9">
        <w:rPr>
          <w:lang w:val="en-GB"/>
        </w:rPr>
        <w:t>Complex d</w:t>
      </w:r>
      <w:r w:rsidR="0022153C">
        <w:rPr>
          <w:lang w:val="en-GB"/>
        </w:rPr>
        <w:t xml:space="preserve">iagnosis-based tools </w:t>
      </w:r>
      <w:r w:rsidR="00F01B1F">
        <w:rPr>
          <w:lang w:val="en-GB"/>
        </w:rPr>
        <w:t xml:space="preserve">such as </w:t>
      </w:r>
      <w:r w:rsidR="0022153C">
        <w:rPr>
          <w:lang w:val="en-GB"/>
        </w:rPr>
        <w:t xml:space="preserve">the </w:t>
      </w:r>
      <w:r w:rsidR="00131E83" w:rsidRPr="005A785E">
        <w:rPr>
          <w:lang w:val="en-GB"/>
        </w:rPr>
        <w:t>C</w:t>
      </w:r>
      <w:r w:rsidR="004846D9" w:rsidRPr="005A785E">
        <w:rPr>
          <w:lang w:val="en-GB"/>
        </w:rPr>
        <w:t xml:space="preserve">harlson </w:t>
      </w:r>
      <w:r w:rsidR="00131E83" w:rsidRPr="005A785E">
        <w:rPr>
          <w:lang w:val="en-GB"/>
        </w:rPr>
        <w:t>C</w:t>
      </w:r>
      <w:r w:rsidR="004846D9" w:rsidRPr="005A785E">
        <w:rPr>
          <w:lang w:val="en-GB"/>
        </w:rPr>
        <w:t>omorbidity Index (CCI)</w:t>
      </w:r>
      <w:r w:rsidR="0022153C">
        <w:rPr>
          <w:lang w:val="en-GB"/>
        </w:rPr>
        <w:t xml:space="preserve"> and</w:t>
      </w:r>
      <w:r w:rsidR="00131E83" w:rsidRPr="005A785E">
        <w:rPr>
          <w:lang w:val="en-GB"/>
        </w:rPr>
        <w:t xml:space="preserve"> </w:t>
      </w:r>
      <w:r w:rsidR="0022153C">
        <w:rPr>
          <w:lang w:val="en-GB"/>
        </w:rPr>
        <w:t xml:space="preserve">the </w:t>
      </w:r>
      <w:r w:rsidR="00E11A4C">
        <w:rPr>
          <w:lang w:val="en-GB"/>
        </w:rPr>
        <w:t xml:space="preserve">Elixhauser </w:t>
      </w:r>
      <w:r w:rsidR="0022153C">
        <w:rPr>
          <w:lang w:val="en-GB"/>
        </w:rPr>
        <w:t>s</w:t>
      </w:r>
      <w:r w:rsidR="00E11A4C">
        <w:rPr>
          <w:lang w:val="en-GB"/>
        </w:rPr>
        <w:t>core</w:t>
      </w:r>
      <w:del w:id="1" w:author="Nils Hailer" w:date="2016-11-28T11:02:00Z">
        <w:r w:rsidR="009361F9" w:rsidDel="00E96CC0">
          <w:rPr>
            <w:lang w:val="en-GB"/>
          </w:rPr>
          <w:delText>,</w:delText>
        </w:r>
        <w:r w:rsidR="00E11A4C" w:rsidDel="00E96CC0">
          <w:rPr>
            <w:lang w:val="en-GB"/>
          </w:rPr>
          <w:delText xml:space="preserve"> and </w:delText>
        </w:r>
      </w:del>
      <w:ins w:id="2" w:author="Nils Hailer" w:date="2016-11-28T11:02:00Z">
        <w:r w:rsidR="00E96CC0">
          <w:rPr>
            <w:lang w:val="en-GB"/>
          </w:rPr>
          <w:t xml:space="preserve"> as well as </w:t>
        </w:r>
      </w:ins>
      <w:r w:rsidR="0022153C">
        <w:rPr>
          <w:lang w:val="en-GB"/>
        </w:rPr>
        <w:t xml:space="preserve">the prescription-based </w:t>
      </w:r>
      <w:r w:rsidR="00E11A4C">
        <w:rPr>
          <w:lang w:val="en-GB"/>
        </w:rPr>
        <w:t>RxRisk</w:t>
      </w:r>
      <w:r w:rsidR="00131E83" w:rsidRPr="005A785E">
        <w:rPr>
          <w:lang w:val="en-GB"/>
        </w:rPr>
        <w:t>V</w:t>
      </w:r>
      <w:r w:rsidR="0022153C">
        <w:rPr>
          <w:lang w:val="en-GB"/>
        </w:rPr>
        <w:t xml:space="preserve"> score</w:t>
      </w:r>
      <w:r w:rsidR="00131E83" w:rsidRPr="005A785E">
        <w:rPr>
          <w:lang w:val="en-GB"/>
        </w:rPr>
        <w:t xml:space="preserve"> </w:t>
      </w:r>
      <w:r w:rsidR="0022153C">
        <w:rPr>
          <w:lang w:val="en-GB"/>
        </w:rPr>
        <w:t>have been used to estimate comorbidity, but we here</w:t>
      </w:r>
      <w:r w:rsidR="0022153C" w:rsidRPr="005A785E">
        <w:rPr>
          <w:lang w:val="en-GB"/>
        </w:rPr>
        <w:t xml:space="preserve"> investigate whether </w:t>
      </w:r>
      <w:r w:rsidR="0022153C" w:rsidRPr="005A785E">
        <w:rPr>
          <w:rFonts w:cs="Arial"/>
          <w:color w:val="1A1A1A"/>
          <w:lang w:val="en-GB"/>
        </w:rPr>
        <w:t xml:space="preserve">easily accessible data that </w:t>
      </w:r>
      <w:r w:rsidR="0022153C">
        <w:rPr>
          <w:rFonts w:cs="Arial"/>
          <w:color w:val="1A1A1A"/>
          <w:lang w:val="en-GB"/>
        </w:rPr>
        <w:t>are</w:t>
      </w:r>
      <w:r w:rsidR="0022153C" w:rsidRPr="005A785E">
        <w:rPr>
          <w:rFonts w:cs="Arial"/>
          <w:color w:val="1A1A1A"/>
          <w:lang w:val="en-GB"/>
        </w:rPr>
        <w:t xml:space="preserve"> routinely collected in daily clinical practice </w:t>
      </w:r>
      <w:r w:rsidR="0022153C">
        <w:rPr>
          <w:rFonts w:cs="Arial"/>
          <w:color w:val="1A1A1A"/>
          <w:lang w:val="en-GB"/>
        </w:rPr>
        <w:t xml:space="preserve">are </w:t>
      </w:r>
      <w:r w:rsidR="00AA2659">
        <w:rPr>
          <w:rFonts w:cs="Arial"/>
          <w:color w:val="1A1A1A"/>
          <w:lang w:val="en-GB"/>
        </w:rPr>
        <w:t>better at</w:t>
      </w:r>
      <w:r w:rsidR="00131E83" w:rsidRPr="005A785E">
        <w:rPr>
          <w:lang w:val="en-GB"/>
        </w:rPr>
        <w:t xml:space="preserve"> predicting early mortality after </w:t>
      </w:r>
      <w:del w:id="3" w:author="Nils Hailer" w:date="2016-11-28T11:02:00Z">
        <w:r w:rsidR="00E25EE8" w:rsidDel="00E96CC0">
          <w:rPr>
            <w:lang w:val="en-GB"/>
          </w:rPr>
          <w:delText>total hip arthroplasty (</w:delText>
        </w:r>
      </w:del>
      <w:r w:rsidR="00131E83" w:rsidRPr="005A785E">
        <w:rPr>
          <w:lang w:val="en-GB"/>
        </w:rPr>
        <w:t>THA</w:t>
      </w:r>
      <w:ins w:id="4" w:author="Anne" w:date="2016-11-23T13:57:00Z">
        <w:del w:id="5" w:author="Nils Hailer" w:date="2016-11-28T11:02:00Z">
          <w:r w:rsidR="00E25EE8" w:rsidDel="00E96CC0">
            <w:rPr>
              <w:lang w:val="en-GB"/>
            </w:rPr>
            <w:delText>)</w:delText>
          </w:r>
        </w:del>
      </w:ins>
      <w:r w:rsidR="00131E83" w:rsidRPr="005A785E">
        <w:rPr>
          <w:lang w:val="en-GB"/>
        </w:rPr>
        <w:t xml:space="preserve">. </w:t>
      </w:r>
    </w:p>
    <w:p w14:paraId="50511973" w14:textId="77777777" w:rsidR="00131E83" w:rsidRPr="005A785E" w:rsidRDefault="00131E83" w:rsidP="008C570A">
      <w:pPr>
        <w:pStyle w:val="Rubrik2"/>
      </w:pPr>
      <w:r w:rsidRPr="005A785E">
        <w:t>Design</w:t>
      </w:r>
    </w:p>
    <w:p w14:paraId="14F59E80" w14:textId="4DA9BB76" w:rsidR="004846D9" w:rsidRPr="005A785E" w:rsidRDefault="004846D9" w:rsidP="008C570A">
      <w:pPr>
        <w:spacing w:line="480" w:lineRule="auto"/>
        <w:rPr>
          <w:lang w:val="en-GB"/>
        </w:rPr>
      </w:pPr>
      <w:r w:rsidRPr="005A785E">
        <w:rPr>
          <w:lang w:val="en-GB"/>
        </w:rPr>
        <w:t>Nationwide retrospective cohort study.</w:t>
      </w:r>
    </w:p>
    <w:p w14:paraId="3F2FEAFF" w14:textId="77777777" w:rsidR="00131E83" w:rsidRPr="005A785E" w:rsidRDefault="00131E83" w:rsidP="008C570A">
      <w:pPr>
        <w:pStyle w:val="Rubrik2"/>
      </w:pPr>
      <w:r w:rsidRPr="005A785E">
        <w:t>Setting</w:t>
      </w:r>
    </w:p>
    <w:p w14:paraId="4C5D6571" w14:textId="30D454B8" w:rsidR="004846D9" w:rsidRPr="005A785E" w:rsidRDefault="00E96CC0" w:rsidP="008C570A">
      <w:pPr>
        <w:spacing w:line="480" w:lineRule="auto"/>
        <w:rPr>
          <w:lang w:val="en-GB"/>
        </w:rPr>
      </w:pPr>
      <w:ins w:id="6" w:author="Nils Hailer" w:date="2016-11-28T11:02:00Z">
        <w:r>
          <w:rPr>
            <w:lang w:val="en-GB"/>
          </w:rPr>
          <w:t xml:space="preserve">Database combining the </w:t>
        </w:r>
      </w:ins>
      <w:r w:rsidR="004846D9" w:rsidRPr="005A785E">
        <w:rPr>
          <w:lang w:val="en-GB"/>
        </w:rPr>
        <w:t xml:space="preserve">Swedish Hip Arthroplasty </w:t>
      </w:r>
      <w:r w:rsidR="00D95D35">
        <w:rPr>
          <w:lang w:val="en-GB"/>
        </w:rPr>
        <w:t>Registry</w:t>
      </w:r>
      <w:ins w:id="7" w:author="Nils Hailer" w:date="2016-11-28T11:02:00Z">
        <w:r>
          <w:rPr>
            <w:lang w:val="en-GB"/>
          </w:rPr>
          <w:t xml:space="preserve">, </w:t>
        </w:r>
      </w:ins>
      <w:ins w:id="8" w:author="Nils Hailer" w:date="2016-11-28T11:03:00Z">
        <w:r>
          <w:rPr>
            <w:lang w:val="en-GB"/>
          </w:rPr>
          <w:t xml:space="preserve">the </w:t>
        </w:r>
      </w:ins>
      <w:ins w:id="9" w:author="Nils Hailer" w:date="2016-11-28T11:02:00Z">
        <w:r>
          <w:rPr>
            <w:lang w:val="en-GB"/>
          </w:rPr>
          <w:t xml:space="preserve">Swedish Patient Registry, </w:t>
        </w:r>
      </w:ins>
      <w:ins w:id="10" w:author="Nils Hailer" w:date="2016-11-28T11:03:00Z">
        <w:r>
          <w:rPr>
            <w:lang w:val="en-GB"/>
          </w:rPr>
          <w:t xml:space="preserve">and data from </w:t>
        </w:r>
      </w:ins>
      <w:ins w:id="11" w:author="Nils Hailer" w:date="2016-11-28T11:02:00Z">
        <w:r>
          <w:rPr>
            <w:lang w:val="en-GB"/>
          </w:rPr>
          <w:t>Statistics Sweden</w:t>
        </w:r>
      </w:ins>
      <w:del w:id="12" w:author="Nils Hailer" w:date="2016-11-28T11:02:00Z">
        <w:r w:rsidR="00D95D35" w:rsidDel="00E96CC0">
          <w:rPr>
            <w:lang w:val="en-GB"/>
          </w:rPr>
          <w:delText xml:space="preserve"> </w:delText>
        </w:r>
        <w:r w:rsidR="004846D9" w:rsidRPr="005A785E" w:rsidDel="00E96CC0">
          <w:rPr>
            <w:lang w:val="en-GB"/>
          </w:rPr>
          <w:delText>database</w:delText>
        </w:r>
      </w:del>
      <w:ins w:id="13" w:author="Nils Hailer" w:date="2016-11-28T11:03:00Z">
        <w:r>
          <w:rPr>
            <w:lang w:val="en-GB"/>
          </w:rPr>
          <w:t>.</w:t>
        </w:r>
      </w:ins>
      <w:del w:id="14" w:author="Nils Hailer" w:date="2016-11-28T11:03:00Z">
        <w:r w:rsidR="004846D9" w:rsidRPr="005A785E" w:rsidDel="00E96CC0">
          <w:rPr>
            <w:lang w:val="en-GB"/>
          </w:rPr>
          <w:delText>.</w:delText>
        </w:r>
      </w:del>
    </w:p>
    <w:p w14:paraId="56E6D1C4" w14:textId="700A279D" w:rsidR="004846D9" w:rsidRPr="005A785E" w:rsidRDefault="00131E83" w:rsidP="008C570A">
      <w:pPr>
        <w:pStyle w:val="Rubrik2"/>
      </w:pPr>
      <w:r w:rsidRPr="005A785E">
        <w:t>Participants</w:t>
      </w:r>
    </w:p>
    <w:p w14:paraId="70CAEB0D" w14:textId="7611F118" w:rsidR="004846D9" w:rsidRPr="005A785E" w:rsidRDefault="004846D9" w:rsidP="008C570A">
      <w:pPr>
        <w:spacing w:line="480" w:lineRule="auto"/>
        <w:rPr>
          <w:lang w:val="en-GB"/>
        </w:rPr>
      </w:pPr>
      <w:r w:rsidRPr="005A785E">
        <w:rPr>
          <w:lang w:val="en-GB"/>
        </w:rPr>
        <w:t xml:space="preserve">38,735 patients who had received a THA due to primary osteoarthritis between </w:t>
      </w:r>
      <w:r w:rsidRPr="005A785E">
        <w:rPr>
          <w:rFonts w:eastAsia="Arial" w:cs="Arial"/>
          <w:lang w:val="en-GB"/>
        </w:rPr>
        <w:t xml:space="preserve">2008 and </w:t>
      </w:r>
      <w:r w:rsidR="0068432A" w:rsidRPr="005A785E">
        <w:rPr>
          <w:rFonts w:eastAsia="Arial" w:cs="Arial"/>
          <w:lang w:val="en-GB"/>
        </w:rPr>
        <w:t>2012</w:t>
      </w:r>
      <w:r w:rsidRPr="005A785E">
        <w:rPr>
          <w:lang w:val="en-GB"/>
        </w:rPr>
        <w:t>.</w:t>
      </w:r>
    </w:p>
    <w:p w14:paraId="2CF207E4" w14:textId="41008961" w:rsidR="00131E83" w:rsidRPr="005A785E" w:rsidRDefault="00131E83" w:rsidP="008C570A">
      <w:pPr>
        <w:pStyle w:val="Rubrik2"/>
      </w:pPr>
      <w:r w:rsidRPr="005A785E">
        <w:t>Primary Outcome Measure</w:t>
      </w:r>
    </w:p>
    <w:p w14:paraId="07D40D5F" w14:textId="2A97060E" w:rsidR="004846D9" w:rsidRPr="005A785E" w:rsidRDefault="004846D9" w:rsidP="008C570A">
      <w:pPr>
        <w:spacing w:line="480" w:lineRule="auto"/>
        <w:rPr>
          <w:lang w:val="en-GB"/>
        </w:rPr>
      </w:pPr>
      <w:r w:rsidRPr="005A785E">
        <w:rPr>
          <w:lang w:val="en-GB"/>
        </w:rPr>
        <w:t>Death within 90 day</w:t>
      </w:r>
      <w:r w:rsidR="00D95D35">
        <w:rPr>
          <w:lang w:val="en-GB"/>
        </w:rPr>
        <w:t>s</w:t>
      </w:r>
      <w:r w:rsidRPr="005A785E">
        <w:rPr>
          <w:lang w:val="en-GB"/>
        </w:rPr>
        <w:t xml:space="preserve"> after surgery.</w:t>
      </w:r>
    </w:p>
    <w:p w14:paraId="28AC1D4B" w14:textId="77777777" w:rsidR="00131E83" w:rsidRPr="005A785E" w:rsidRDefault="00131E83" w:rsidP="008C570A">
      <w:pPr>
        <w:pStyle w:val="Rubrik2"/>
      </w:pPr>
      <w:r w:rsidRPr="005A785E">
        <w:t>Results</w:t>
      </w:r>
    </w:p>
    <w:p w14:paraId="42327B51" w14:textId="130E5169" w:rsidR="004846D9" w:rsidRPr="005A785E" w:rsidRDefault="004846D9" w:rsidP="008C570A">
      <w:pPr>
        <w:spacing w:line="480" w:lineRule="auto"/>
        <w:rPr>
          <w:lang w:val="en-GB"/>
        </w:rPr>
      </w:pPr>
      <w:r w:rsidRPr="005A785E">
        <w:rPr>
          <w:lang w:val="en-GB"/>
        </w:rPr>
        <w:t>Unadjusted cumulative 90-day survival was 99.7 (</w:t>
      </w:r>
      <w:r w:rsidR="00D95D35">
        <w:rPr>
          <w:lang w:val="en-GB"/>
        </w:rPr>
        <w:t>95% confidence interval:</w:t>
      </w:r>
      <w:r w:rsidRPr="005A785E">
        <w:rPr>
          <w:lang w:val="en-GB"/>
        </w:rPr>
        <w:t xml:space="preserve"> 99.68 to 99.78) and the number of deaths </w:t>
      </w:r>
      <w:r w:rsidR="00D95D35">
        <w:rPr>
          <w:lang w:val="en-GB"/>
        </w:rPr>
        <w:t xml:space="preserve">was </w:t>
      </w:r>
      <w:r w:rsidRPr="005A785E">
        <w:rPr>
          <w:lang w:val="en-GB"/>
        </w:rPr>
        <w:t xml:space="preserve">109. Best predictive performance </w:t>
      </w:r>
      <w:r w:rsidR="00AA2659">
        <w:rPr>
          <w:lang w:val="en-GB"/>
        </w:rPr>
        <w:t xml:space="preserve">for 90-day mortality </w:t>
      </w:r>
      <w:r w:rsidRPr="005A785E">
        <w:rPr>
          <w:lang w:val="en-GB"/>
        </w:rPr>
        <w:t xml:space="preserve">was found for </w:t>
      </w:r>
      <w:r w:rsidR="00F01B1F">
        <w:rPr>
          <w:lang w:val="en-GB"/>
        </w:rPr>
        <w:t>a</w:t>
      </w:r>
      <w:r w:rsidR="00F01B1F" w:rsidRPr="005A785E">
        <w:rPr>
          <w:lang w:val="en-GB"/>
        </w:rPr>
        <w:t xml:space="preserve"> </w:t>
      </w:r>
      <w:r w:rsidRPr="005A785E">
        <w:rPr>
          <w:lang w:val="en-GB"/>
        </w:rPr>
        <w:t xml:space="preserve">model </w:t>
      </w:r>
      <w:r w:rsidR="00F01B1F">
        <w:rPr>
          <w:lang w:val="en-GB"/>
        </w:rPr>
        <w:t>combining</w:t>
      </w:r>
      <w:r w:rsidR="002D0876" w:rsidRPr="002D0876">
        <w:rPr>
          <w:lang w:val="en-GB"/>
        </w:rPr>
        <w:t xml:space="preserve"> </w:t>
      </w:r>
      <w:r w:rsidRPr="005A785E">
        <w:rPr>
          <w:lang w:val="en-GB"/>
        </w:rPr>
        <w:t>age, gender, presence of heart infarction</w:t>
      </w:r>
      <w:r w:rsidR="00D95D35">
        <w:rPr>
          <w:lang w:val="en-GB"/>
        </w:rPr>
        <w:t>,</w:t>
      </w:r>
      <w:r w:rsidRPr="005A785E">
        <w:rPr>
          <w:lang w:val="en-GB"/>
        </w:rPr>
        <w:t xml:space="preserve"> </w:t>
      </w:r>
      <w:r w:rsidRPr="005A785E">
        <w:rPr>
          <w:lang w:val="en-GB"/>
        </w:rPr>
        <w:lastRenderedPageBreak/>
        <w:t>renal disease</w:t>
      </w:r>
      <w:r w:rsidR="00D95D35">
        <w:rPr>
          <w:lang w:val="en-GB"/>
        </w:rPr>
        <w:t xml:space="preserve">, and </w:t>
      </w:r>
      <w:r w:rsidR="00D95D35" w:rsidRPr="002D0876">
        <w:rPr>
          <w:lang w:val="en-GB"/>
        </w:rPr>
        <w:t xml:space="preserve">American Society of Anaesthesiologists </w:t>
      </w:r>
      <w:r w:rsidR="00D95D35">
        <w:rPr>
          <w:lang w:val="en-GB"/>
        </w:rPr>
        <w:t>(</w:t>
      </w:r>
      <w:r w:rsidR="00D95D35" w:rsidRPr="005A785E">
        <w:rPr>
          <w:lang w:val="en-GB"/>
        </w:rPr>
        <w:t>ASA</w:t>
      </w:r>
      <w:r w:rsidR="00D95D35">
        <w:rPr>
          <w:lang w:val="en-GB"/>
        </w:rPr>
        <w:t xml:space="preserve">) </w:t>
      </w:r>
      <w:r w:rsidR="00EC3BEF">
        <w:rPr>
          <w:lang w:val="en-GB"/>
        </w:rPr>
        <w:t>grade</w:t>
      </w:r>
      <w:r w:rsidR="002A03F8">
        <w:rPr>
          <w:lang w:val="en-GB"/>
        </w:rPr>
        <w:t>(c=0.80</w:t>
      </w:r>
      <w:r w:rsidR="00E11A4C">
        <w:rPr>
          <w:lang w:val="en-GB"/>
        </w:rPr>
        <w:t xml:space="preserve">). </w:t>
      </w:r>
      <w:r w:rsidR="00D95D35">
        <w:rPr>
          <w:lang w:val="en-GB"/>
        </w:rPr>
        <w:t xml:space="preserve">The established, </w:t>
      </w:r>
      <w:ins w:id="15" w:author="Nils Hailer" w:date="2016-11-28T11:04:00Z">
        <w:r w:rsidR="00E96CC0">
          <w:rPr>
            <w:lang w:val="en-GB"/>
          </w:rPr>
          <w:t xml:space="preserve">more </w:t>
        </w:r>
      </w:ins>
      <w:r w:rsidR="00D95D35">
        <w:rPr>
          <w:lang w:val="en-GB"/>
        </w:rPr>
        <w:t xml:space="preserve">complex comorbidity measures </w:t>
      </w:r>
      <w:r w:rsidR="00E11A4C">
        <w:rPr>
          <w:lang w:val="en-GB"/>
        </w:rPr>
        <w:t>RxRisk</w:t>
      </w:r>
      <w:r w:rsidRPr="005A785E">
        <w:rPr>
          <w:lang w:val="en-GB"/>
        </w:rPr>
        <w:t>V Score</w:t>
      </w:r>
      <w:r w:rsidRPr="005A785E">
        <w:rPr>
          <w:b/>
          <w:i/>
          <w:lang w:val="en-GB"/>
        </w:rPr>
        <w:t xml:space="preserve"> </w:t>
      </w:r>
      <w:r w:rsidR="00D95D35" w:rsidRPr="005A785E">
        <w:rPr>
          <w:lang w:val="en-GB"/>
        </w:rPr>
        <w:t>(c= 0.66)</w:t>
      </w:r>
      <w:r w:rsidR="00D95D35">
        <w:rPr>
          <w:lang w:val="en-GB"/>
        </w:rPr>
        <w:t xml:space="preserve">, </w:t>
      </w:r>
      <w:r w:rsidRPr="005A785E">
        <w:rPr>
          <w:lang w:val="en-GB"/>
        </w:rPr>
        <w:t xml:space="preserve">CCI </w:t>
      </w:r>
      <w:r w:rsidR="002D0876">
        <w:rPr>
          <w:lang w:val="en-GB"/>
        </w:rPr>
        <w:t>(</w:t>
      </w:r>
      <w:r w:rsidR="002D0876" w:rsidRPr="005A785E">
        <w:rPr>
          <w:lang w:val="en-GB"/>
        </w:rPr>
        <w:t>c=0.64</w:t>
      </w:r>
      <w:r w:rsidR="002D0876">
        <w:rPr>
          <w:lang w:val="en-GB"/>
        </w:rPr>
        <w:t>)</w:t>
      </w:r>
      <w:r w:rsidR="00D95D35">
        <w:rPr>
          <w:lang w:val="en-GB"/>
        </w:rPr>
        <w:t>,</w:t>
      </w:r>
      <w:r w:rsidR="002D0876">
        <w:rPr>
          <w:lang w:val="en-GB"/>
        </w:rPr>
        <w:t xml:space="preserve"> </w:t>
      </w:r>
      <w:r w:rsidRPr="005A785E">
        <w:rPr>
          <w:lang w:val="en-GB"/>
        </w:rPr>
        <w:t>and Elixhauser</w:t>
      </w:r>
      <w:r w:rsidR="002D0876">
        <w:rPr>
          <w:lang w:val="en-GB"/>
        </w:rPr>
        <w:t xml:space="preserve"> (c=0.62)</w:t>
      </w:r>
      <w:r w:rsidRPr="005A785E">
        <w:rPr>
          <w:lang w:val="en-GB"/>
        </w:rPr>
        <w:t xml:space="preserve"> </w:t>
      </w:r>
      <w:r w:rsidR="00D95D35">
        <w:rPr>
          <w:lang w:val="en-GB"/>
        </w:rPr>
        <w:t xml:space="preserve">all had inferior predictive performance, while </w:t>
      </w:r>
      <w:r w:rsidR="00EC3BEF">
        <w:rPr>
          <w:lang w:val="en-GB"/>
        </w:rPr>
        <w:t xml:space="preserve">ASA grade </w:t>
      </w:r>
      <w:r w:rsidRPr="005A785E">
        <w:rPr>
          <w:lang w:val="en-GB"/>
        </w:rPr>
        <w:t>alone had a c-</w:t>
      </w:r>
      <w:r w:rsidR="00F01B1F">
        <w:rPr>
          <w:lang w:val="en-GB"/>
        </w:rPr>
        <w:t>statistic</w:t>
      </w:r>
      <w:r w:rsidRPr="005A785E">
        <w:rPr>
          <w:lang w:val="en-GB"/>
        </w:rPr>
        <w:t xml:space="preserve"> of 0.70. </w:t>
      </w:r>
    </w:p>
    <w:p w14:paraId="4B1D31DB" w14:textId="77777777" w:rsidR="00131E83" w:rsidRPr="005A785E" w:rsidRDefault="00131E83" w:rsidP="008C570A">
      <w:pPr>
        <w:pStyle w:val="Rubrik2"/>
      </w:pPr>
      <w:r w:rsidRPr="005A785E">
        <w:t>Conclusion</w:t>
      </w:r>
    </w:p>
    <w:p w14:paraId="49AB5436" w14:textId="7E163A75" w:rsidR="006B465E" w:rsidRPr="005A785E" w:rsidRDefault="007578CC" w:rsidP="008C570A">
      <w:pPr>
        <w:spacing w:line="480" w:lineRule="auto"/>
        <w:rPr>
          <w:lang w:val="en-GB"/>
        </w:rPr>
      </w:pPr>
      <w:r w:rsidRPr="005A785E">
        <w:rPr>
          <w:lang w:val="en-GB"/>
        </w:rPr>
        <w:t>A</w:t>
      </w:r>
      <w:r w:rsidR="006B465E" w:rsidRPr="005A785E">
        <w:rPr>
          <w:lang w:val="en-GB"/>
        </w:rPr>
        <w:t xml:space="preserve"> less dem</w:t>
      </w:r>
      <w:r w:rsidR="00B2076F" w:rsidRPr="005A785E">
        <w:rPr>
          <w:lang w:val="en-GB"/>
        </w:rPr>
        <w:t>anding comorbidity measure</w:t>
      </w:r>
      <w:r w:rsidR="008C570A" w:rsidRPr="005A785E">
        <w:rPr>
          <w:lang w:val="en-GB"/>
        </w:rPr>
        <w:t xml:space="preserve"> </w:t>
      </w:r>
      <w:r w:rsidR="00F01B1F">
        <w:rPr>
          <w:lang w:val="en-GB"/>
        </w:rPr>
        <w:t>based on</w:t>
      </w:r>
      <w:r w:rsidR="006B465E" w:rsidRPr="005A785E">
        <w:rPr>
          <w:lang w:val="en-GB"/>
        </w:rPr>
        <w:t xml:space="preserve"> age, gender, </w:t>
      </w:r>
      <w:r w:rsidR="00F01B1F">
        <w:rPr>
          <w:lang w:val="en-GB"/>
        </w:rPr>
        <w:t>two important comorbidities</w:t>
      </w:r>
      <w:r w:rsidR="006B465E" w:rsidRPr="005A785E">
        <w:rPr>
          <w:lang w:val="en-GB"/>
        </w:rPr>
        <w:t>,</w:t>
      </w:r>
      <w:r w:rsidR="004D7123">
        <w:rPr>
          <w:lang w:val="en-GB"/>
        </w:rPr>
        <w:t xml:space="preserve"> </w:t>
      </w:r>
      <w:r w:rsidR="00D95D35">
        <w:rPr>
          <w:lang w:val="en-GB"/>
        </w:rPr>
        <w:t xml:space="preserve">and </w:t>
      </w:r>
      <w:r w:rsidR="00D95D35" w:rsidRPr="005A785E">
        <w:rPr>
          <w:lang w:val="en-GB"/>
        </w:rPr>
        <w:t>ASA</w:t>
      </w:r>
      <w:r w:rsidR="00EC3BEF">
        <w:rPr>
          <w:lang w:val="en-GB"/>
        </w:rPr>
        <w:t xml:space="preserve"> grade</w:t>
      </w:r>
      <w:r w:rsidR="00D95D35" w:rsidRPr="005A785E">
        <w:rPr>
          <w:lang w:val="en-GB"/>
        </w:rPr>
        <w:t xml:space="preserve">, </w:t>
      </w:r>
      <w:r w:rsidR="00F01B1F">
        <w:rPr>
          <w:lang w:val="en-GB"/>
        </w:rPr>
        <w:t xml:space="preserve">is </w:t>
      </w:r>
      <w:r w:rsidR="006B465E" w:rsidRPr="005A785E">
        <w:rPr>
          <w:lang w:val="en-GB"/>
        </w:rPr>
        <w:t xml:space="preserve">better </w:t>
      </w:r>
      <w:r w:rsidR="00F01B1F">
        <w:rPr>
          <w:lang w:val="en-GB"/>
        </w:rPr>
        <w:t xml:space="preserve">at </w:t>
      </w:r>
      <w:r w:rsidR="00F01B1F" w:rsidRPr="005A785E">
        <w:rPr>
          <w:lang w:val="en-GB"/>
        </w:rPr>
        <w:t xml:space="preserve">predicting early postoperative mortality after THA </w:t>
      </w:r>
      <w:r w:rsidR="00F01B1F">
        <w:rPr>
          <w:lang w:val="en-GB"/>
        </w:rPr>
        <w:t xml:space="preserve">than </w:t>
      </w:r>
      <w:r w:rsidR="006B465E" w:rsidRPr="005A785E">
        <w:rPr>
          <w:lang w:val="en-GB"/>
        </w:rPr>
        <w:t>commonly used</w:t>
      </w:r>
      <w:del w:id="16" w:author="Nils Hailer" w:date="2016-11-28T11:04:00Z">
        <w:r w:rsidR="00F01B1F" w:rsidDel="00E96CC0">
          <w:rPr>
            <w:lang w:val="en-GB"/>
          </w:rPr>
          <w:delText>,</w:delText>
        </w:r>
        <w:r w:rsidR="006B465E" w:rsidRPr="005A785E" w:rsidDel="00E96CC0">
          <w:rPr>
            <w:lang w:val="en-GB"/>
          </w:rPr>
          <w:delText xml:space="preserve"> complex </w:delText>
        </w:r>
      </w:del>
      <w:ins w:id="17" w:author="Nils Hailer" w:date="2016-11-28T11:04:00Z">
        <w:r w:rsidR="00E96CC0">
          <w:rPr>
            <w:lang w:val="en-GB"/>
          </w:rPr>
          <w:t xml:space="preserve"> </w:t>
        </w:r>
      </w:ins>
      <w:r w:rsidR="00F01B1F">
        <w:rPr>
          <w:lang w:val="en-GB"/>
        </w:rPr>
        <w:t xml:space="preserve">comorbidity measures that depend on access to extensive </w:t>
      </w:r>
      <w:r w:rsidRPr="005A785E">
        <w:rPr>
          <w:lang w:val="en-GB"/>
        </w:rPr>
        <w:t>in</w:t>
      </w:r>
      <w:r w:rsidR="00F01B1F">
        <w:rPr>
          <w:lang w:val="en-GB"/>
        </w:rPr>
        <w:t>formation on ICD-codes or medication prescription.</w:t>
      </w:r>
      <w:r w:rsidR="00907BD7">
        <w:rPr>
          <w:lang w:val="en-GB"/>
        </w:rPr>
        <w:t xml:space="preserve"> This </w:t>
      </w:r>
      <w:r w:rsidR="00D95D35">
        <w:rPr>
          <w:lang w:val="en-GB"/>
        </w:rPr>
        <w:t xml:space="preserve">novel tool </w:t>
      </w:r>
      <w:ins w:id="18" w:author="Nils Hailer" w:date="2016-11-28T11:04:00Z">
        <w:r w:rsidR="00E96CC0">
          <w:rPr>
            <w:lang w:val="en-GB"/>
          </w:rPr>
          <w:t xml:space="preserve">could </w:t>
        </w:r>
      </w:ins>
      <w:r w:rsidR="00907BD7">
        <w:rPr>
          <w:lang w:val="en-GB"/>
        </w:rPr>
        <w:t>simplif</w:t>
      </w:r>
      <w:ins w:id="19" w:author="Nils Hailer" w:date="2016-11-28T11:04:00Z">
        <w:r w:rsidR="00E96CC0">
          <w:rPr>
            <w:lang w:val="en-GB"/>
          </w:rPr>
          <w:t>y</w:t>
        </w:r>
      </w:ins>
      <w:del w:id="20" w:author="Nils Hailer" w:date="2016-11-28T11:04:00Z">
        <w:r w:rsidR="00D95D35" w:rsidDel="00E96CC0">
          <w:rPr>
            <w:lang w:val="en-GB"/>
          </w:rPr>
          <w:delText>ies</w:delText>
        </w:r>
      </w:del>
      <w:r w:rsidR="00907BD7">
        <w:rPr>
          <w:lang w:val="en-GB"/>
        </w:rPr>
        <w:t xml:space="preserve"> research on mortality after surgical interventions and </w:t>
      </w:r>
      <w:r w:rsidR="00D95D35">
        <w:rPr>
          <w:lang w:val="en-GB"/>
        </w:rPr>
        <w:t xml:space="preserve">may </w:t>
      </w:r>
      <w:r w:rsidR="00907BD7">
        <w:rPr>
          <w:lang w:val="en-GB"/>
        </w:rPr>
        <w:t>result in easy-to-use risk estimators for daily clinical practice.</w:t>
      </w:r>
    </w:p>
    <w:p w14:paraId="14261E13" w14:textId="77777777" w:rsidR="006B465E" w:rsidRPr="005A785E" w:rsidRDefault="006B465E" w:rsidP="00CA4D57">
      <w:pPr>
        <w:spacing w:line="480" w:lineRule="auto"/>
        <w:rPr>
          <w:lang w:val="en-GB"/>
        </w:rPr>
      </w:pPr>
    </w:p>
    <w:p w14:paraId="36DF3EB1" w14:textId="77777777" w:rsidR="006B465E" w:rsidRPr="005A785E" w:rsidRDefault="006B465E">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142ED177" w14:textId="75BB8B63" w:rsidR="003D3DFF" w:rsidRPr="005A785E" w:rsidRDefault="00D42549" w:rsidP="00D42549">
      <w:pPr>
        <w:pStyle w:val="Rubrik1"/>
        <w:spacing w:line="480" w:lineRule="auto"/>
        <w:rPr>
          <w:lang w:val="en-GB"/>
        </w:rPr>
      </w:pPr>
      <w:r w:rsidRPr="005A785E">
        <w:rPr>
          <w:lang w:val="en-GB"/>
        </w:rPr>
        <w:lastRenderedPageBreak/>
        <w:t>Introduction</w:t>
      </w:r>
    </w:p>
    <w:p w14:paraId="6FC11D47" w14:textId="48C1DBF9" w:rsidR="004A5D21" w:rsidRPr="005A785E" w:rsidRDefault="00D95D35" w:rsidP="00954E1F">
      <w:pPr>
        <w:pStyle w:val="Kommentarer"/>
        <w:spacing w:line="480" w:lineRule="auto"/>
        <w:rPr>
          <w:lang w:val="en-GB"/>
        </w:rPr>
      </w:pPr>
      <w:r>
        <w:rPr>
          <w:lang w:val="en-GB"/>
        </w:rPr>
        <w:t>The presence of c</w:t>
      </w:r>
      <w:r w:rsidR="00D32CF5" w:rsidRPr="005A785E">
        <w:rPr>
          <w:lang w:val="en-GB"/>
        </w:rPr>
        <w:t>omorbidit</w:t>
      </w:r>
      <w:r>
        <w:rPr>
          <w:lang w:val="en-GB"/>
        </w:rPr>
        <w:t>ies</w:t>
      </w:r>
      <w:r w:rsidR="00D32CF5" w:rsidRPr="005A785E">
        <w:rPr>
          <w:lang w:val="en-GB"/>
        </w:rPr>
        <w:t xml:space="preserve"> </w:t>
      </w:r>
      <w:r w:rsidR="00B10796" w:rsidRPr="005A785E">
        <w:rPr>
          <w:lang w:val="en-GB"/>
        </w:rPr>
        <w:t xml:space="preserve">is associated with </w:t>
      </w:r>
      <w:r w:rsidR="00D32CF5" w:rsidRPr="005A785E">
        <w:rPr>
          <w:lang w:val="en-GB"/>
        </w:rPr>
        <w:t>a poorer outcome</w:t>
      </w:r>
      <w:r w:rsidR="00C95983" w:rsidRPr="005A785E">
        <w:rPr>
          <w:lang w:val="en-GB"/>
        </w:rPr>
        <w:t xml:space="preserve"> after</w:t>
      </w:r>
      <w:r w:rsidR="00B10796" w:rsidRPr="005A785E">
        <w:rPr>
          <w:lang w:val="en-GB"/>
        </w:rPr>
        <w:t xml:space="preserve"> THA surgery</w:t>
      </w:r>
      <w:r w:rsidR="00D32CF5" w:rsidRPr="005A785E">
        <w:rPr>
          <w:lang w:val="en-GB"/>
        </w:rPr>
        <w:t xml:space="preserve">, ie an increased risk of </w:t>
      </w:r>
      <w:r w:rsidR="006C264E" w:rsidRPr="005A785E">
        <w:rPr>
          <w:lang w:val="en-GB"/>
        </w:rPr>
        <w:t>early</w:t>
      </w:r>
      <w:r w:rsidR="001B5467" w:rsidRPr="005A785E">
        <w:rPr>
          <w:lang w:val="en-GB"/>
        </w:rPr>
        <w:t xml:space="preserve"> postoperative</w:t>
      </w:r>
      <w:r w:rsidR="006C264E" w:rsidRPr="005A785E">
        <w:rPr>
          <w:lang w:val="en-GB"/>
        </w:rPr>
        <w:t xml:space="preserve"> </w:t>
      </w:r>
      <w:commentRangeStart w:id="21"/>
      <w:r w:rsidR="00D32CF5" w:rsidRPr="005A785E">
        <w:rPr>
          <w:lang w:val="en-GB"/>
        </w:rPr>
        <w:t>mortality</w:t>
      </w:r>
      <w:commentRangeEnd w:id="21"/>
      <w:r w:rsidR="00D32CF5" w:rsidRPr="005A785E">
        <w:rPr>
          <w:rStyle w:val="Kommentarsreferens"/>
          <w:lang w:val="en-GB"/>
        </w:rPr>
        <w:commentReference w:id="21"/>
      </w:r>
      <w:r w:rsidR="006D367E" w:rsidRPr="005A785E">
        <w:rPr>
          <w:lang w:val="en-GB"/>
        </w:rPr>
        <w:t xml:space="preserve">, an increased risk of </w:t>
      </w:r>
      <w:r w:rsidR="008D3C87" w:rsidRPr="005A785E">
        <w:rPr>
          <w:lang w:val="en-GB"/>
        </w:rPr>
        <w:t>revision</w:t>
      </w:r>
      <w:r w:rsidR="008D3C87" w:rsidRPr="005A785E">
        <w:rPr>
          <w:lang w:val="en-GB"/>
        </w:rPr>
        <w:fldChar w:fldCharType="begin">
          <w:fldData xml:space="preserve">PEVuZE5vdGU+PENpdGU+PEF1dGhvcj5JbmFjaW88L0F1dGhvcj48WWVhcj4yMDE1PC9ZZWFyPjxS
ZWNOdW0+MTIyNTwvUmVjTnVtPjxEaXNwbGF5VGV4dD4oMSwgMik8L0Rpc3BsYXlUZXh0PjxyZWNv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cGFnZXM+MTE4NC05MTwvcGFnZXM+PHZvbHVtZT45NS1CPC92b2x1bWU+PG51bWJlcj45PC9udW1i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=
</w:fldData>
        </w:fldChar>
      </w:r>
      <w:r w:rsidR="00AE5648">
        <w:rPr>
          <w:lang w:val="en-GB"/>
        </w:rPr>
        <w:instrText xml:space="preserve"> ADDIN EN.CITE </w:instrText>
      </w:r>
      <w:r w:rsidR="00AE5648">
        <w:rPr>
          <w:lang w:val="en-GB"/>
        </w:rPr>
        <w:fldChar w:fldCharType="begin">
          <w:fldData xml:space="preserve">PEVuZE5vdGU+PENpdGU+PEF1dGhvcj5JbmFjaW88L0F1dGhvcj48WWVhcj4yMDE1PC9ZZWFyPjxS
ZWNOdW0+MTIyNTwvUmVjTnVtPjxEaXNwbGF5VGV4dD4oMSwgMik8L0Rpc3BsYXlUZXh0PjxyZWNv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cGFnZXM+MTE4NC05MTwvcGFnZXM+PHZvbHVtZT45NS1CPC92b2x1bWU+PG51bWJlcj45PC9udW1i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=
</w:fldData>
        </w:fldChar>
      </w:r>
      <w:r w:rsidR="00AE5648">
        <w:rPr>
          <w:lang w:val="en-GB"/>
        </w:rPr>
        <w:instrText xml:space="preserve"> ADDIN EN.CITE.DATA </w:instrText>
      </w:r>
      <w:r w:rsidR="00AE5648">
        <w:rPr>
          <w:lang w:val="en-GB"/>
        </w:rPr>
      </w:r>
      <w:r w:rsidR="00AE5648">
        <w:rPr>
          <w:lang w:val="en-GB"/>
        </w:rPr>
        <w:fldChar w:fldCharType="end"/>
      </w:r>
      <w:r w:rsidR="008D3C87" w:rsidRPr="005A785E">
        <w:rPr>
          <w:lang w:val="en-GB"/>
        </w:rPr>
      </w:r>
      <w:r w:rsidR="008D3C87" w:rsidRPr="005A785E">
        <w:rPr>
          <w:lang w:val="en-GB"/>
        </w:rPr>
        <w:fldChar w:fldCharType="separate"/>
      </w:r>
      <w:r w:rsidR="00AE5648">
        <w:rPr>
          <w:noProof/>
          <w:lang w:val="en-GB"/>
        </w:rPr>
        <w:t>(</w:t>
      </w:r>
      <w:hyperlink w:anchor="_ENREF_1" w:tooltip="Inacio, 2015 #1225" w:history="1">
        <w:r w:rsidR="002C400F">
          <w:rPr>
            <w:noProof/>
            <w:lang w:val="en-GB"/>
          </w:rPr>
          <w:t>1</w:t>
        </w:r>
      </w:hyperlink>
      <w:r w:rsidR="00AE5648">
        <w:rPr>
          <w:noProof/>
          <w:lang w:val="en-GB"/>
        </w:rPr>
        <w:t xml:space="preserve">, </w:t>
      </w:r>
      <w:hyperlink w:anchor="_ENREF_2" w:tooltip="Gordon, 2013 #255" w:history="1">
        <w:r w:rsidR="002C400F">
          <w:rPr>
            <w:noProof/>
            <w:lang w:val="en-GB"/>
          </w:rPr>
          <w:t>2</w:t>
        </w:r>
      </w:hyperlink>
      <w:r w:rsidR="00AE5648">
        <w:rPr>
          <w:noProof/>
          <w:lang w:val="en-GB"/>
        </w:rPr>
        <w:t>)</w:t>
      </w:r>
      <w:r w:rsidR="008D3C87" w:rsidRPr="005A785E">
        <w:rPr>
          <w:lang w:val="en-GB"/>
        </w:rPr>
        <w:fldChar w:fldCharType="end"/>
      </w:r>
      <w:r w:rsidR="006D367E" w:rsidRPr="005A785E">
        <w:rPr>
          <w:lang w:val="en-GB"/>
        </w:rPr>
        <w:t xml:space="preserve"> and </w:t>
      </w:r>
      <w:r w:rsidR="00773E56">
        <w:rPr>
          <w:lang w:val="en-GB"/>
        </w:rPr>
        <w:t>inferior</w:t>
      </w:r>
      <w:r w:rsidR="00773E56" w:rsidRPr="005A785E">
        <w:rPr>
          <w:lang w:val="en-GB"/>
        </w:rPr>
        <w:t xml:space="preserve"> </w:t>
      </w:r>
      <w:r w:rsidR="006C264E" w:rsidRPr="005A785E">
        <w:rPr>
          <w:lang w:val="en-GB"/>
        </w:rPr>
        <w:t>patient</w:t>
      </w:r>
      <w:r>
        <w:rPr>
          <w:lang w:val="en-GB"/>
        </w:rPr>
        <w:t>-reported</w:t>
      </w:r>
      <w:r w:rsidR="006C264E" w:rsidRPr="005A785E">
        <w:rPr>
          <w:lang w:val="en-GB"/>
        </w:rPr>
        <w:t xml:space="preserve"> </w:t>
      </w:r>
      <w:r w:rsidR="006D367E" w:rsidRPr="005A785E">
        <w:rPr>
          <w:lang w:val="en-GB"/>
        </w:rPr>
        <w:t>outcomes</w:t>
      </w:r>
      <w:r w:rsidR="006C264E" w:rsidRPr="005A785E">
        <w:rPr>
          <w:lang w:val="en-GB"/>
        </w:rPr>
        <w:fldChar w:fldCharType="begin">
          <w:fldData xml:space="preserve">PEVuZE5vdGU+PENpdGU+PEF1dGhvcj5Hb3Jkb248L0F1dGhvcj48WWVhcj4yMDEzPC9ZZWFyPjxS
ZWNOdW0+MjU1PC9SZWNOdW0+PERpc3BsYXlUZXh0PigyLCAzKTwvRGlzcGxheVRleHQ+PHJlY29y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YW1wOyBqb2ludCBqb3VybmFsPC9hbHQtdGl0bGU+PC90aXRsZXM+PHBhZ2VzPjExODQtOTE8L3Bh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=
</w:fldData>
        </w:fldChar>
      </w:r>
      <w:r w:rsidR="00AE5648">
        <w:rPr>
          <w:lang w:val="en-GB"/>
        </w:rPr>
        <w:instrText xml:space="preserve"> ADDIN EN.CITE </w:instrText>
      </w:r>
      <w:r w:rsidR="00AE5648">
        <w:rPr>
          <w:lang w:val="en-GB"/>
        </w:rPr>
        <w:fldChar w:fldCharType="begin">
          <w:fldData xml:space="preserve">PEVuZE5vdGU+PENpdGU+PEF1dGhvcj5Hb3Jkb248L0F1dGhvcj48WWVhcj4yMDEzPC9ZZWFyPjxS
ZWNOdW0+MjU1PC9SZWNOdW0+PERpc3BsYXlUZXh0PigyLCAzKTwvRGlzcGxheVRleHQ+PHJlY29y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YW1wOyBqb2ludCBqb3VybmFsPC9hbHQtdGl0bGU+PC90aXRsZXM+PHBhZ2VzPjExODQtOTE8L3Bh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=
</w:fldData>
        </w:fldChar>
      </w:r>
      <w:r w:rsidR="00AE5648">
        <w:rPr>
          <w:lang w:val="en-GB"/>
        </w:rPr>
        <w:instrText xml:space="preserve"> ADDIN EN.CITE.DATA </w:instrText>
      </w:r>
      <w:r w:rsidR="00AE5648">
        <w:rPr>
          <w:lang w:val="en-GB"/>
        </w:rPr>
      </w:r>
      <w:r w:rsidR="00AE5648">
        <w:rPr>
          <w:lang w:val="en-GB"/>
        </w:rPr>
        <w:fldChar w:fldCharType="end"/>
      </w:r>
      <w:r w:rsidR="006C264E" w:rsidRPr="005A785E">
        <w:rPr>
          <w:lang w:val="en-GB"/>
        </w:rPr>
      </w:r>
      <w:r w:rsidR="006C264E" w:rsidRPr="005A785E">
        <w:rPr>
          <w:lang w:val="en-GB"/>
        </w:rPr>
        <w:fldChar w:fldCharType="separate"/>
      </w:r>
      <w:r w:rsidR="00AE5648">
        <w:rPr>
          <w:noProof/>
          <w:lang w:val="en-GB"/>
        </w:rPr>
        <w:t>(</w:t>
      </w:r>
      <w:hyperlink w:anchor="_ENREF_2" w:tooltip="Gordon, 2013 #255" w:history="1">
        <w:r w:rsidR="002C400F">
          <w:rPr>
            <w:noProof/>
            <w:lang w:val="en-GB"/>
          </w:rPr>
          <w:t>2</w:t>
        </w:r>
      </w:hyperlink>
      <w:r w:rsidR="00AE5648">
        <w:rPr>
          <w:noProof/>
          <w:lang w:val="en-GB"/>
        </w:rPr>
        <w:t xml:space="preserve">, </w:t>
      </w:r>
      <w:hyperlink w:anchor="_ENREF_3" w:tooltip="Hofstede, 2016 #1310" w:history="1">
        <w:r w:rsidR="002C400F">
          <w:rPr>
            <w:noProof/>
            <w:lang w:val="en-GB"/>
          </w:rPr>
          <w:t>3</w:t>
        </w:r>
      </w:hyperlink>
      <w:r w:rsidR="00AE5648">
        <w:rPr>
          <w:noProof/>
          <w:lang w:val="en-GB"/>
        </w:rPr>
        <w:t>)</w:t>
      </w:r>
      <w:r w:rsidR="006C264E" w:rsidRPr="005A785E">
        <w:rPr>
          <w:lang w:val="en-GB"/>
        </w:rPr>
        <w:fldChar w:fldCharType="end"/>
      </w:r>
      <w:r w:rsidR="006C264E" w:rsidRPr="005A785E">
        <w:rPr>
          <w:lang w:val="en-GB"/>
        </w:rPr>
        <w:t xml:space="preserve">. </w:t>
      </w:r>
      <w:r w:rsidR="00B10796" w:rsidRPr="005A785E">
        <w:rPr>
          <w:lang w:val="en-GB"/>
        </w:rPr>
        <w:t>In research settings</w:t>
      </w:r>
      <w:r w:rsidR="00773E56">
        <w:rPr>
          <w:lang w:val="en-GB"/>
        </w:rPr>
        <w:t>,</w:t>
      </w:r>
      <w:r w:rsidR="00B10796" w:rsidRPr="005A785E">
        <w:rPr>
          <w:lang w:val="en-GB"/>
        </w:rPr>
        <w:t xml:space="preserve"> </w:t>
      </w:r>
      <w:r w:rsidR="00954E1F" w:rsidRPr="005A785E">
        <w:rPr>
          <w:lang w:val="en-GB"/>
        </w:rPr>
        <w:t xml:space="preserve">comorbidity is </w:t>
      </w:r>
      <w:r w:rsidR="00395EC3" w:rsidRPr="005A785E">
        <w:rPr>
          <w:lang w:val="en-GB"/>
        </w:rPr>
        <w:t xml:space="preserve">commonly </w:t>
      </w:r>
      <w:r w:rsidR="00954E1F" w:rsidRPr="005A785E">
        <w:rPr>
          <w:lang w:val="en-GB"/>
        </w:rPr>
        <w:t xml:space="preserve">measured </w:t>
      </w:r>
      <w:r w:rsidR="00773E56">
        <w:rPr>
          <w:lang w:val="en-GB"/>
        </w:rPr>
        <w:t xml:space="preserve">using </w:t>
      </w:r>
      <w:r w:rsidR="00954E1F" w:rsidRPr="005A785E">
        <w:rPr>
          <w:lang w:val="en-GB"/>
        </w:rPr>
        <w:t>multi</w:t>
      </w:r>
      <w:r>
        <w:rPr>
          <w:lang w:val="en-GB"/>
        </w:rPr>
        <w:t>-</w:t>
      </w:r>
      <w:r w:rsidR="00954E1F" w:rsidRPr="005A785E">
        <w:rPr>
          <w:lang w:val="en-GB"/>
        </w:rPr>
        <w:t xml:space="preserve">facetted </w:t>
      </w:r>
      <w:r w:rsidR="00EF7213" w:rsidRPr="005A785E">
        <w:rPr>
          <w:lang w:val="en-GB"/>
        </w:rPr>
        <w:t>diagnos</w:t>
      </w:r>
      <w:r w:rsidR="00773E56">
        <w:rPr>
          <w:lang w:val="en-GB"/>
        </w:rPr>
        <w:t>is-</w:t>
      </w:r>
      <w:r w:rsidR="00EF7213" w:rsidRPr="005A785E">
        <w:rPr>
          <w:lang w:val="en-GB"/>
        </w:rPr>
        <w:t xml:space="preserve"> </w:t>
      </w:r>
      <w:r w:rsidR="002364B3" w:rsidRPr="005A785E">
        <w:rPr>
          <w:lang w:val="en-GB"/>
        </w:rPr>
        <w:t>or prescription</w:t>
      </w:r>
      <w:r w:rsidR="00773E56">
        <w:rPr>
          <w:lang w:val="en-GB"/>
        </w:rPr>
        <w:t>-</w:t>
      </w:r>
      <w:r w:rsidR="002364B3" w:rsidRPr="005A785E">
        <w:rPr>
          <w:lang w:val="en-GB"/>
        </w:rPr>
        <w:t>based</w:t>
      </w:r>
      <w:r w:rsidR="00EF7213" w:rsidRPr="005A785E">
        <w:rPr>
          <w:lang w:val="en-GB"/>
        </w:rPr>
        <w:t xml:space="preserve"> coding algorithms</w:t>
      </w:r>
      <w:r w:rsidR="00691594" w:rsidRPr="005A785E">
        <w:rPr>
          <w:lang w:val="en-GB"/>
        </w:rPr>
        <w:fldChar w:fldCharType="begin"/>
      </w:r>
      <w:r w:rsidR="00AE5648">
        <w:rPr>
          <w:lang w:val="en-GB"/>
        </w:rPr>
        <w:instrText xml:space="preserve"> ADDIN EN.CITE &lt;EndNote&gt;&lt;Cite&gt;&lt;Author&gt;Bozic&lt;/Author&gt;&lt;Year&gt;2013&lt;/Year&gt;&lt;RecNum&gt;1347&lt;/RecNum&gt;&lt;DisplayText&gt;(4)&lt;/DisplayText&gt;&lt;record&gt;&lt;rec-number&gt;1347&lt;/rec-number&gt;&lt;foreign-keys&gt;&lt;key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00691594" w:rsidRPr="005A785E">
        <w:rPr>
          <w:lang w:val="en-GB"/>
        </w:rPr>
        <w:fldChar w:fldCharType="separate"/>
      </w:r>
      <w:r w:rsidR="00AE5648">
        <w:rPr>
          <w:noProof/>
          <w:lang w:val="en-GB"/>
        </w:rPr>
        <w:t>(</w:t>
      </w:r>
      <w:hyperlink w:anchor="_ENREF_4" w:tooltip="Bozic, 2013 #1347" w:history="1">
        <w:r w:rsidR="002C400F">
          <w:rPr>
            <w:noProof/>
            <w:lang w:val="en-GB"/>
          </w:rPr>
          <w:t>4</w:t>
        </w:r>
      </w:hyperlink>
      <w:r w:rsidR="00AE5648">
        <w:rPr>
          <w:noProof/>
          <w:lang w:val="en-GB"/>
        </w:rPr>
        <w:t>)</w:t>
      </w:r>
      <w:r w:rsidR="00691594" w:rsidRPr="005A785E">
        <w:rPr>
          <w:lang w:val="en-GB"/>
        </w:rPr>
        <w:fldChar w:fldCharType="end"/>
      </w:r>
      <w:r w:rsidR="00954E1F" w:rsidRPr="005A785E">
        <w:rPr>
          <w:lang w:val="en-GB"/>
        </w:rPr>
        <w:t>. Inacio et al recently performed a study where the ability of three of the most commonly used coding algorithms to predict m</w:t>
      </w:r>
      <w:r w:rsidR="00B2076F" w:rsidRPr="005A785E">
        <w:rPr>
          <w:lang w:val="en-GB"/>
        </w:rPr>
        <w:t xml:space="preserve">ortality after </w:t>
      </w:r>
      <w:r w:rsidR="00E25EE8">
        <w:rPr>
          <w:lang w:val="en-GB"/>
        </w:rPr>
        <w:t>total hip arthroplasty (</w:t>
      </w:r>
      <w:r w:rsidR="00B2076F" w:rsidRPr="005A785E">
        <w:rPr>
          <w:lang w:val="en-GB"/>
        </w:rPr>
        <w:t>THA</w:t>
      </w:r>
      <w:r w:rsidR="00E25EE8">
        <w:rPr>
          <w:lang w:val="en-GB"/>
        </w:rPr>
        <w:t>)</w:t>
      </w:r>
      <w:r w:rsidR="00B2076F" w:rsidRPr="005A785E">
        <w:rPr>
          <w:lang w:val="en-GB"/>
        </w:rPr>
        <w:t xml:space="preserve"> and </w:t>
      </w:r>
      <w:r w:rsidR="00E25EE8">
        <w:rPr>
          <w:lang w:val="en-GB"/>
        </w:rPr>
        <w:t>total knee arthroplasty (</w:t>
      </w:r>
      <w:r w:rsidR="00B2076F" w:rsidRPr="005A785E">
        <w:rPr>
          <w:lang w:val="en-GB"/>
        </w:rPr>
        <w:t>TKA</w:t>
      </w:r>
      <w:r w:rsidR="00E25EE8">
        <w:rPr>
          <w:lang w:val="en-GB"/>
        </w:rPr>
        <w:t>)</w:t>
      </w:r>
      <w:r w:rsidR="00B2076F" w:rsidRPr="005A785E">
        <w:rPr>
          <w:lang w:val="en-GB"/>
        </w:rPr>
        <w:t xml:space="preserve">, </w:t>
      </w:r>
      <w:r w:rsidR="00773E56" w:rsidRPr="005A785E">
        <w:rPr>
          <w:lang w:val="en-GB"/>
        </w:rPr>
        <w:t>ie</w:t>
      </w:r>
      <w:r w:rsidR="00773E56">
        <w:rPr>
          <w:lang w:val="en-GB"/>
        </w:rPr>
        <w:t>,</w:t>
      </w:r>
      <w:r w:rsidR="00954E1F" w:rsidRPr="005A785E">
        <w:rPr>
          <w:lang w:val="en-GB"/>
        </w:rPr>
        <w:t xml:space="preserve"> Charlson Comorbidity Index (CCI), Elixhauser </w:t>
      </w:r>
      <w:r w:rsidR="00E11A4C">
        <w:rPr>
          <w:lang w:val="en-GB"/>
        </w:rPr>
        <w:t>Score, and RxRisk</w:t>
      </w:r>
      <w:r w:rsidR="00954E1F" w:rsidRPr="005A785E">
        <w:rPr>
          <w:lang w:val="en-GB"/>
        </w:rPr>
        <w:t>V, was evaluated</w:t>
      </w:r>
      <w:r w:rsidR="00773E56" w:rsidRPr="005A785E" w:rsidDel="00773E56">
        <w:rPr>
          <w:lang w:val="en-GB"/>
        </w:rPr>
        <w:t xml:space="preserve"> </w:t>
      </w:r>
      <w:r w:rsidR="00954E1F" w:rsidRPr="005A785E">
        <w:rPr>
          <w:lang w:val="en-GB"/>
        </w:rPr>
        <w:fldChar w:fldCharType="begin">
          <w:fldData xml:space="preserve">PEVuZE5vdGU+PENpdGU+PEF1dGhvcj5JbmFjaW88L0F1dGhvcj48WWVhcj4yMDE2PC9ZZWFyPjxS
ZWNOdW0+MTMyNDwvUmVjTnVtPjxEaXNwbGF5VGV4dD4oNSk8L0Rpc3BsYXlUZXh0PjxyZWNvcmQ+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AE5648">
        <w:rPr>
          <w:lang w:val="en-GB"/>
        </w:rPr>
        <w:instrText xml:space="preserve"> ADDIN EN.CITE </w:instrText>
      </w:r>
      <w:r w:rsidR="00AE5648">
        <w:rPr>
          <w:lang w:val="en-GB"/>
        </w:rPr>
        <w:fldChar w:fldCharType="begin">
          <w:fldData xml:space="preserve">PEVuZE5vdGU+PENpdGU+PEF1dGhvcj5JbmFjaW88L0F1dGhvcj48WWVhcj4yMDE2PC9ZZWFyPjxS
ZWNOdW0+MTMyNDwvUmVjTnVtPjxEaXNwbGF5VGV4dD4oNSk8L0Rpc3BsYXlUZXh0PjxyZWNvcmQ+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AE5648">
        <w:rPr>
          <w:lang w:val="en-GB"/>
        </w:rPr>
        <w:instrText xml:space="preserve"> ADDIN EN.CITE.DATA </w:instrText>
      </w:r>
      <w:r w:rsidR="00AE5648">
        <w:rPr>
          <w:lang w:val="en-GB"/>
        </w:rPr>
      </w:r>
      <w:r w:rsidR="00AE5648">
        <w:rPr>
          <w:lang w:val="en-GB"/>
        </w:rPr>
        <w:fldChar w:fldCharType="end"/>
      </w:r>
      <w:r w:rsidR="00954E1F" w:rsidRPr="005A785E">
        <w:rPr>
          <w:lang w:val="en-GB"/>
        </w:rPr>
      </w:r>
      <w:r w:rsidR="00954E1F" w:rsidRPr="005A785E">
        <w:rPr>
          <w:lang w:val="en-GB"/>
        </w:rPr>
        <w:fldChar w:fldCharType="separate"/>
      </w:r>
      <w:r w:rsidR="00AE5648">
        <w:rPr>
          <w:noProof/>
          <w:lang w:val="en-GB"/>
        </w:rPr>
        <w:t>(</w:t>
      </w:r>
      <w:hyperlink w:anchor="_ENREF_5" w:tooltip="Inacio, 2016 #1324" w:history="1">
        <w:r w:rsidR="002C400F">
          <w:rPr>
            <w:noProof/>
            <w:lang w:val="en-GB"/>
          </w:rPr>
          <w:t>5</w:t>
        </w:r>
      </w:hyperlink>
      <w:r w:rsidR="00AE5648">
        <w:rPr>
          <w:noProof/>
          <w:lang w:val="en-GB"/>
        </w:rPr>
        <w:t>)</w:t>
      </w:r>
      <w:r w:rsidR="00954E1F" w:rsidRPr="005A785E">
        <w:rPr>
          <w:lang w:val="en-GB"/>
        </w:rPr>
        <w:fldChar w:fldCharType="end"/>
      </w:r>
      <w:r w:rsidR="00954E1F" w:rsidRPr="005A785E">
        <w:rPr>
          <w:lang w:val="en-GB"/>
        </w:rPr>
        <w:t xml:space="preserve">. </w:t>
      </w:r>
      <w:r w:rsidR="00B10796" w:rsidRPr="005A785E">
        <w:rPr>
          <w:lang w:val="en-GB"/>
        </w:rPr>
        <w:t xml:space="preserve">These </w:t>
      </w:r>
      <w:r w:rsidR="00A605F9">
        <w:rPr>
          <w:lang w:val="en-GB"/>
        </w:rPr>
        <w:t xml:space="preserve">complex </w:t>
      </w:r>
      <w:r w:rsidR="00395EC3" w:rsidRPr="005A785E">
        <w:rPr>
          <w:lang w:val="en-GB"/>
        </w:rPr>
        <w:t xml:space="preserve">comorbidity </w:t>
      </w:r>
      <w:r w:rsidR="00B10796" w:rsidRPr="005A785E">
        <w:rPr>
          <w:lang w:val="en-GB"/>
        </w:rPr>
        <w:t xml:space="preserve">measures are based on </w:t>
      </w:r>
      <w:r w:rsidR="00A605F9">
        <w:rPr>
          <w:lang w:val="en-GB"/>
        </w:rPr>
        <w:t xml:space="preserve">the availability of extensive </w:t>
      </w:r>
      <w:r w:rsidR="00773E56">
        <w:rPr>
          <w:lang w:val="en-GB"/>
        </w:rPr>
        <w:t xml:space="preserve"> </w:t>
      </w:r>
      <w:r w:rsidR="00B10796" w:rsidRPr="005A785E">
        <w:rPr>
          <w:lang w:val="en-GB"/>
        </w:rPr>
        <w:t>data</w:t>
      </w:r>
      <w:r w:rsidR="00A605F9">
        <w:rPr>
          <w:lang w:val="en-GB"/>
        </w:rPr>
        <w:t xml:space="preserve">bases </w:t>
      </w:r>
      <w:r w:rsidR="00773E56">
        <w:rPr>
          <w:lang w:val="en-GB"/>
        </w:rPr>
        <w:t xml:space="preserve">including </w:t>
      </w:r>
      <w:r w:rsidR="00B10796" w:rsidRPr="005A785E">
        <w:rPr>
          <w:lang w:val="en-GB"/>
        </w:rPr>
        <w:t xml:space="preserve">in- and outpatient data </w:t>
      </w:r>
      <w:r w:rsidR="00773E56">
        <w:rPr>
          <w:lang w:val="en-GB"/>
        </w:rPr>
        <w:t>on ICD-codes</w:t>
      </w:r>
      <w:r w:rsidR="00A605F9">
        <w:rPr>
          <w:lang w:val="en-GB"/>
        </w:rPr>
        <w:t>,</w:t>
      </w:r>
      <w:r w:rsidR="00773E56">
        <w:rPr>
          <w:lang w:val="en-GB"/>
        </w:rPr>
        <w:t xml:space="preserve"> or detailed information on drug </w:t>
      </w:r>
      <w:r w:rsidR="00B10796" w:rsidRPr="005A785E">
        <w:rPr>
          <w:lang w:val="en-GB"/>
        </w:rPr>
        <w:t>prescription</w:t>
      </w:r>
      <w:r w:rsidR="00773E56">
        <w:rPr>
          <w:lang w:val="en-GB"/>
        </w:rPr>
        <w:t>s</w:t>
      </w:r>
      <w:r>
        <w:rPr>
          <w:lang w:val="en-GB"/>
        </w:rPr>
        <w:t xml:space="preserve"> prior to surgery</w:t>
      </w:r>
      <w:r w:rsidR="00A605F9">
        <w:rPr>
          <w:lang w:val="en-GB"/>
        </w:rPr>
        <w:t>.</w:t>
      </w:r>
      <w:r w:rsidR="00B10796" w:rsidRPr="005A785E">
        <w:rPr>
          <w:lang w:val="en-GB"/>
        </w:rPr>
        <w:t xml:space="preserve"> </w:t>
      </w:r>
      <w:r w:rsidR="00A605F9">
        <w:rPr>
          <w:lang w:val="en-GB"/>
        </w:rPr>
        <w:t>Oftentimes, such databases can only be created by combining several population-based registries, raising both ethical and practical concerns.</w:t>
      </w:r>
      <w:r w:rsidR="00C335A4" w:rsidRPr="005A785E">
        <w:rPr>
          <w:lang w:val="en-GB"/>
        </w:rPr>
        <w:t xml:space="preserve"> Repeated </w:t>
      </w:r>
      <w:r w:rsidR="00953DAD">
        <w:rPr>
          <w:lang w:val="en-GB"/>
        </w:rPr>
        <w:t xml:space="preserve">modifications </w:t>
      </w:r>
      <w:r w:rsidR="00EB2223" w:rsidRPr="005A785E">
        <w:rPr>
          <w:lang w:val="en-GB"/>
        </w:rPr>
        <w:t xml:space="preserve">of </w:t>
      </w:r>
      <w:r w:rsidR="00953DAD">
        <w:rPr>
          <w:lang w:val="en-GB"/>
        </w:rPr>
        <w:t xml:space="preserve">the </w:t>
      </w:r>
      <w:r w:rsidR="00EB2223" w:rsidRPr="005A785E">
        <w:rPr>
          <w:lang w:val="en-GB"/>
        </w:rPr>
        <w:t>weighting</w:t>
      </w:r>
      <w:r w:rsidR="00C335A4" w:rsidRPr="005A785E">
        <w:rPr>
          <w:lang w:val="en-GB"/>
        </w:rPr>
        <w:t xml:space="preserve"> </w:t>
      </w:r>
      <w:r w:rsidR="00953DAD">
        <w:rPr>
          <w:lang w:val="en-GB"/>
        </w:rPr>
        <w:t xml:space="preserve">of certain items contained in the comorbidity measures, </w:t>
      </w:r>
      <w:r w:rsidR="00C335A4" w:rsidRPr="005A785E">
        <w:rPr>
          <w:lang w:val="en-GB"/>
        </w:rPr>
        <w:t>and revalidations of the scores have been necessary.</w:t>
      </w:r>
      <w:r w:rsidR="00AE5648">
        <w:rPr>
          <w:lang w:val="en-GB"/>
        </w:rPr>
        <w:fldChar w:fldCharType="begin">
          <w:fldData xml:space="preserve">PEVuZE5vdGU+PENpdGU+PEF1dGhvcj5TdW5kYXJhcmFqYW48L0F1dGhvcj48WWVhcj4yMDA0PC9Z
ZWFyPjxSZWNOdW0+MTEyNjwvUmVjTnVtPjxEaXNwbGF5VGV4dD4oNi0xMCk8L0Rpc3BsYXlUZXh0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2C400F">
        <w:rPr>
          <w:lang w:val="en-GB"/>
        </w:rPr>
        <w:instrText xml:space="preserve"> ADDIN EN.CITE </w:instrText>
      </w:r>
      <w:r w:rsidR="002C400F">
        <w:rPr>
          <w:lang w:val="en-GB"/>
        </w:rPr>
        <w:fldChar w:fldCharType="begin">
          <w:fldData xml:space="preserve">PEVuZE5vdGU+PENpdGU+PEF1dGhvcj5TdW5kYXJhcmFqYW48L0F1dGhvcj48WWVhcj4yMDA0PC9Z
ZWFyPjxSZWNOdW0+MTEyNjwvUmVjTnVtPjxEaXNwbGF5VGV4dD4oNi0xMCk8L0Rpc3BsYXlUZXh0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2C400F">
        <w:rPr>
          <w:lang w:val="en-GB"/>
        </w:rPr>
        <w:instrText xml:space="preserve"> ADDIN EN.CITE.DATA </w:instrText>
      </w:r>
      <w:r w:rsidR="002C400F">
        <w:rPr>
          <w:lang w:val="en-GB"/>
        </w:rPr>
      </w:r>
      <w:r w:rsidR="002C400F">
        <w:rPr>
          <w:lang w:val="en-GB"/>
        </w:rPr>
        <w:fldChar w:fldCharType="end"/>
      </w:r>
      <w:r w:rsidR="00AE5648">
        <w:rPr>
          <w:lang w:val="en-GB"/>
        </w:rPr>
      </w:r>
      <w:r w:rsidR="00AE5648">
        <w:rPr>
          <w:lang w:val="en-GB"/>
        </w:rPr>
        <w:fldChar w:fldCharType="separate"/>
      </w:r>
      <w:r w:rsidR="00835723">
        <w:rPr>
          <w:noProof/>
          <w:lang w:val="en-GB"/>
        </w:rPr>
        <w:t>(</w:t>
      </w:r>
      <w:hyperlink w:anchor="_ENREF_6" w:tooltip="Sundararajan, 2004 #1126" w:history="1">
        <w:r w:rsidR="002C400F">
          <w:rPr>
            <w:noProof/>
            <w:lang w:val="en-GB"/>
          </w:rPr>
          <w:t>6-10</w:t>
        </w:r>
      </w:hyperlink>
      <w:r w:rsidR="00835723">
        <w:rPr>
          <w:noProof/>
          <w:lang w:val="en-GB"/>
        </w:rPr>
        <w:t>)</w:t>
      </w:r>
      <w:r w:rsidR="00AE5648">
        <w:rPr>
          <w:lang w:val="en-GB"/>
        </w:rPr>
        <w:fldChar w:fldCharType="end"/>
      </w:r>
      <w:r w:rsidR="00C335A4" w:rsidRPr="005A785E">
        <w:rPr>
          <w:lang w:val="en-GB"/>
        </w:rPr>
        <w:t xml:space="preserve"> This has resulted in numerous variations of the same score</w:t>
      </w:r>
      <w:r w:rsidR="00953DAD">
        <w:rPr>
          <w:lang w:val="en-GB"/>
        </w:rPr>
        <w:t>,</w:t>
      </w:r>
      <w:r w:rsidR="00C335A4" w:rsidRPr="005A785E">
        <w:rPr>
          <w:lang w:val="en-GB"/>
        </w:rPr>
        <w:t xml:space="preserve"> and hence uncertainty regarding </w:t>
      </w:r>
      <w:r w:rsidR="00953DAD">
        <w:rPr>
          <w:lang w:val="en-GB"/>
        </w:rPr>
        <w:t xml:space="preserve">the </w:t>
      </w:r>
      <w:r w:rsidR="00C335A4" w:rsidRPr="005A785E">
        <w:rPr>
          <w:lang w:val="en-GB"/>
        </w:rPr>
        <w:t>interpretation of</w:t>
      </w:r>
      <w:r w:rsidR="00A72597" w:rsidRPr="005A785E">
        <w:rPr>
          <w:lang w:val="en-GB"/>
        </w:rPr>
        <w:t xml:space="preserve"> and comparison</w:t>
      </w:r>
      <w:r w:rsidR="00C335A4" w:rsidRPr="005A785E">
        <w:rPr>
          <w:lang w:val="en-GB"/>
        </w:rPr>
        <w:t xml:space="preserve"> between different studies</w:t>
      </w:r>
      <w:r w:rsidR="00954E1F" w:rsidRPr="005A785E">
        <w:rPr>
          <w:lang w:val="en-GB"/>
        </w:rPr>
        <w:t>.</w:t>
      </w:r>
      <w:r w:rsidR="00D27E17" w:rsidRPr="005A785E">
        <w:rPr>
          <w:lang w:val="en-GB"/>
        </w:rPr>
        <w:t xml:space="preserve"> </w:t>
      </w:r>
      <w:r w:rsidR="009A6429" w:rsidRPr="005A785E">
        <w:rPr>
          <w:lang w:val="en-GB"/>
        </w:rPr>
        <w:t xml:space="preserve">Several </w:t>
      </w:r>
      <w:r w:rsidR="004A5D21" w:rsidRPr="005A785E">
        <w:rPr>
          <w:lang w:val="en-GB"/>
        </w:rPr>
        <w:t>universal and arthroplasty</w:t>
      </w:r>
      <w:r w:rsidR="00953DAD">
        <w:rPr>
          <w:lang w:val="en-GB"/>
        </w:rPr>
        <w:t>-</w:t>
      </w:r>
      <w:r w:rsidR="004A5D21" w:rsidRPr="005A785E">
        <w:rPr>
          <w:lang w:val="en-GB"/>
        </w:rPr>
        <w:t xml:space="preserve">specific risk prediction tools </w:t>
      </w:r>
      <w:r w:rsidR="00AA0B0C" w:rsidRPr="005A785E">
        <w:rPr>
          <w:lang w:val="en-GB"/>
        </w:rPr>
        <w:t xml:space="preserve">of various </w:t>
      </w:r>
      <w:r w:rsidR="00953DAD">
        <w:rPr>
          <w:lang w:val="en-GB"/>
        </w:rPr>
        <w:t xml:space="preserve">degrees of </w:t>
      </w:r>
      <w:r w:rsidR="00AA0B0C" w:rsidRPr="005A785E">
        <w:rPr>
          <w:lang w:val="en-GB"/>
        </w:rPr>
        <w:t xml:space="preserve">complexity </w:t>
      </w:r>
      <w:r w:rsidR="004A5D21" w:rsidRPr="005A785E">
        <w:rPr>
          <w:lang w:val="en-GB"/>
        </w:rPr>
        <w:t xml:space="preserve">have been introduced </w:t>
      </w:r>
      <w:r w:rsidR="009C7DE6">
        <w:rPr>
          <w:lang w:val="en-GB"/>
        </w:rPr>
        <w:t>in an attempt to quantify the individual patients</w:t>
      </w:r>
      <w:r w:rsidR="00953DAD">
        <w:rPr>
          <w:lang w:val="en-GB"/>
        </w:rPr>
        <w:t>’</w:t>
      </w:r>
      <w:r w:rsidR="009C7DE6">
        <w:rPr>
          <w:lang w:val="en-GB"/>
        </w:rPr>
        <w:t xml:space="preserve"> risk</w:t>
      </w:r>
      <w:r w:rsidR="00953DAD">
        <w:rPr>
          <w:lang w:val="en-GB"/>
        </w:rPr>
        <w:t xml:space="preserve"> profile,</w:t>
      </w:r>
      <w:r w:rsidR="009C7DE6">
        <w:rPr>
          <w:lang w:val="en-GB"/>
        </w:rPr>
        <w:t xml:space="preserve"> </w:t>
      </w:r>
      <w:r w:rsidR="004A5D21" w:rsidRPr="005A785E">
        <w:rPr>
          <w:lang w:val="en-GB"/>
        </w:rPr>
        <w:t>but none has been broadly accepted.</w:t>
      </w:r>
      <w:r w:rsidR="004A5D21" w:rsidRPr="005A785E">
        <w:rPr>
          <w:lang w:val="en-GB"/>
        </w:rPr>
        <w:fldChar w:fldCharType="begin"/>
      </w:r>
      <w:r w:rsidR="00835723">
        <w:rPr>
          <w:lang w:val="en-GB"/>
        </w:rPr>
        <w:instrText xml:space="preserve"> ADDIN EN.CITE &lt;EndNote&gt;&lt;Cite&gt;&lt;Author&gt;Manning&lt;/Author&gt;&lt;Year&gt;2016&lt;/Year&gt;&lt;RecNum&gt;1318&lt;/RecNum&gt;&lt;DisplayText&gt;(11)&lt;/DisplayText&gt;&lt;record&gt;&lt;rec-number&gt;1318&lt;/rec-number&gt;&lt;foreign-keys&gt;&lt;key app="EN" db-id="ewta200xk99rtmefz2kvtzshf0adzttzzex9"&gt;1318&lt;/key&gt;&lt;/foreign-keys&gt;&lt;ref-type name="Journal Article"&gt;17&lt;/ref-type&gt;&lt;contributors&gt;&lt;authors&gt;&lt;author&gt;Manning, D. W.&lt;/author&gt;&lt;author&gt;Edelstein, A. I.&lt;/author&gt;&lt;author&gt;Alvi, H. M.&lt;/author&gt;&lt;/authors&gt;&lt;/contributors&gt;&lt;titles&gt;&lt;title&gt;Risk Prediction Tools for Hip and Knee Arthroplasty&lt;/title&gt;&lt;secondary-title&gt;J Am Acad Orthop Surg&lt;/secondary-title&gt;&lt;alt-title&gt;The Journal of the American Academy of Orthopaedic Surgeons&lt;/alt-title&gt;&lt;/titles&gt;&lt;periodical&gt;&lt;full-title&gt;J Am Acad Orthop Surg&lt;/full-title&gt;&lt;abbr-1&gt;The Journal of the American Academy of Orthopaedic Surgeons&lt;/abbr-1&gt;&lt;/periodical&gt;&lt;alt-periodical&gt;&lt;full-title&gt;J Am Acad Orthop Surg&lt;/full-title&gt;&lt;abbr-1&gt;The Journal of the American Academy of Orthopaedic Surgeons&lt;/abbr-1&gt;&lt;/alt-periodical&gt;&lt;pages&gt;19-27&lt;/pages&gt;&lt;volume&gt;24&lt;/volume&gt;&lt;number&gt;1&lt;/number&gt;&lt;dates&gt;&lt;year&gt;2016&lt;/year&gt;&lt;pub-dates&gt;&lt;date&gt;Jan&lt;/date&gt;&lt;/pub-dates&gt;&lt;/dates&gt;&lt;isbn&gt;1940-5480 (Electronic)&amp;#xD;1067-151X (Linking)&lt;/isbn&gt;&lt;accession-num&gt;26604220&lt;/accession-num&gt;&lt;urls&gt;&lt;related-urls&gt;&lt;url&gt;http://www.ncbi.nlm.nih.gov/pubmed/26604220&lt;/url&gt;&lt;/related-urls&gt;&lt;/urls&gt;&lt;electronic-resource-num&gt;10.5435/JAAOS-D-15-00072&lt;/electronic-resource-num&gt;&lt;/record&gt;&lt;/Cite&gt;&lt;/EndNote&gt;</w:instrText>
      </w:r>
      <w:r w:rsidR="004A5D21" w:rsidRPr="005A785E">
        <w:rPr>
          <w:lang w:val="en-GB"/>
        </w:rPr>
        <w:fldChar w:fldCharType="separate"/>
      </w:r>
      <w:r w:rsidR="00835723">
        <w:rPr>
          <w:noProof/>
          <w:lang w:val="en-GB"/>
        </w:rPr>
        <w:t>(</w:t>
      </w:r>
      <w:hyperlink w:anchor="_ENREF_11" w:tooltip="Manning, 2016 #1318" w:history="1">
        <w:r w:rsidR="002C400F">
          <w:rPr>
            <w:noProof/>
            <w:lang w:val="en-GB"/>
          </w:rPr>
          <w:t>11</w:t>
        </w:r>
      </w:hyperlink>
      <w:r w:rsidR="00835723">
        <w:rPr>
          <w:noProof/>
          <w:lang w:val="en-GB"/>
        </w:rPr>
        <w:t>)</w:t>
      </w:r>
      <w:r w:rsidR="004A5D21" w:rsidRPr="005A785E">
        <w:rPr>
          <w:lang w:val="en-GB"/>
        </w:rPr>
        <w:fldChar w:fldCharType="end"/>
      </w:r>
      <w:r w:rsidR="004A5D21" w:rsidRPr="005A785E">
        <w:rPr>
          <w:lang w:val="en-GB"/>
        </w:rPr>
        <w:t xml:space="preserve"> </w:t>
      </w:r>
    </w:p>
    <w:p w14:paraId="4A4841A1" w14:textId="6C08EF76" w:rsidR="00196331" w:rsidRPr="005A785E" w:rsidRDefault="00237277" w:rsidP="00AA1A0B">
      <w:pPr>
        <w:spacing w:line="480" w:lineRule="auto"/>
        <w:rPr>
          <w:lang w:val="en-GB"/>
        </w:rPr>
      </w:pPr>
      <w:r>
        <w:rPr>
          <w:lang w:val="en-GB"/>
        </w:rPr>
        <w:t>A</w:t>
      </w:r>
      <w:r w:rsidR="00954E1F" w:rsidRPr="005A785E">
        <w:rPr>
          <w:lang w:val="en-GB"/>
        </w:rPr>
        <w:t xml:space="preserve">n easily applicable tool with few dimensions is </w:t>
      </w:r>
      <w:r>
        <w:rPr>
          <w:lang w:val="en-GB"/>
        </w:rPr>
        <w:t xml:space="preserve">thus </w:t>
      </w:r>
      <w:r w:rsidR="00954E1F" w:rsidRPr="005A785E">
        <w:rPr>
          <w:lang w:val="en-GB"/>
        </w:rPr>
        <w:t>needed</w:t>
      </w:r>
      <w:r w:rsidR="00953DAD">
        <w:rPr>
          <w:lang w:val="en-GB"/>
        </w:rPr>
        <w:t>, both in research and in clinical practice</w:t>
      </w:r>
      <w:r w:rsidR="00954E1F" w:rsidRPr="005A785E">
        <w:rPr>
          <w:lang w:val="en-GB"/>
        </w:rPr>
        <w:t xml:space="preserve">. </w:t>
      </w:r>
      <w:r w:rsidR="00E25C14" w:rsidRPr="005A785E">
        <w:rPr>
          <w:lang w:val="en-GB"/>
        </w:rPr>
        <w:t xml:space="preserve">In </w:t>
      </w:r>
      <w:r>
        <w:rPr>
          <w:lang w:val="en-GB"/>
        </w:rPr>
        <w:t xml:space="preserve">the context of trauma </w:t>
      </w:r>
      <w:r w:rsidR="00E25C14" w:rsidRPr="005A785E">
        <w:rPr>
          <w:lang w:val="en-GB"/>
        </w:rPr>
        <w:t>prediction tools are common</w:t>
      </w:r>
      <w:r>
        <w:rPr>
          <w:lang w:val="en-GB"/>
        </w:rPr>
        <w:t>,</w:t>
      </w:r>
      <w:r w:rsidR="00E25C14" w:rsidRPr="005A785E">
        <w:rPr>
          <w:lang w:val="en-GB"/>
        </w:rPr>
        <w:t xml:space="preserve"> and it is has been shown </w:t>
      </w:r>
      <w:r w:rsidR="00DC261A">
        <w:rPr>
          <w:lang w:val="en-GB"/>
        </w:rPr>
        <w:t>possible to reduce the number of variables without losing predictive power</w:t>
      </w:r>
      <w:r w:rsidR="00E25C14" w:rsidRPr="005A785E">
        <w:rPr>
          <w:lang w:val="en-GB"/>
        </w:rPr>
        <w:t>.</w:t>
      </w:r>
      <w:r w:rsidR="00E25C14" w:rsidRPr="005A785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835723">
        <w:rPr>
          <w:lang w:val="en-GB"/>
        </w:rPr>
        <w:instrText xml:space="preserve"> ADDIN EN.CITE </w:instrText>
      </w:r>
      <w:r w:rsidR="00835723">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835723">
        <w:rPr>
          <w:lang w:val="en-GB"/>
        </w:rPr>
        <w:instrText xml:space="preserve"> ADDIN EN.CITE.DATA </w:instrText>
      </w:r>
      <w:r w:rsidR="00835723">
        <w:rPr>
          <w:lang w:val="en-GB"/>
        </w:rPr>
      </w:r>
      <w:r w:rsidR="00835723">
        <w:rPr>
          <w:lang w:val="en-GB"/>
        </w:rPr>
        <w:fldChar w:fldCharType="end"/>
      </w:r>
      <w:r w:rsidR="00E25C14" w:rsidRPr="005A785E">
        <w:rPr>
          <w:lang w:val="en-GB"/>
        </w:rPr>
      </w:r>
      <w:r w:rsidR="00E25C14" w:rsidRPr="005A785E">
        <w:rPr>
          <w:lang w:val="en-GB"/>
        </w:rPr>
        <w:fldChar w:fldCharType="separate"/>
      </w:r>
      <w:r w:rsidR="00835723">
        <w:rPr>
          <w:noProof/>
          <w:lang w:val="en-GB"/>
        </w:rPr>
        <w:t>(</w:t>
      </w:r>
      <w:hyperlink w:anchor="_ENREF_12" w:tooltip="Gerdin, 2016 #1348" w:history="1">
        <w:r w:rsidR="002C400F">
          <w:rPr>
            <w:noProof/>
            <w:lang w:val="en-GB"/>
          </w:rPr>
          <w:t>12</w:t>
        </w:r>
      </w:hyperlink>
      <w:r w:rsidR="00835723">
        <w:rPr>
          <w:noProof/>
          <w:lang w:val="en-GB"/>
        </w:rPr>
        <w:t>)</w:t>
      </w:r>
      <w:r w:rsidR="00E25C14" w:rsidRPr="005A785E">
        <w:rPr>
          <w:lang w:val="en-GB"/>
        </w:rPr>
        <w:fldChar w:fldCharType="end"/>
      </w:r>
      <w:r w:rsidR="00E25C14" w:rsidRPr="005A785E">
        <w:rPr>
          <w:lang w:val="en-GB"/>
        </w:rPr>
        <w:t xml:space="preserve"> </w:t>
      </w:r>
      <w:r w:rsidR="00AD0CCE" w:rsidRPr="005A785E">
        <w:rPr>
          <w:lang w:val="en-GB"/>
        </w:rPr>
        <w:t xml:space="preserve">In this </w:t>
      </w:r>
      <w:r>
        <w:rPr>
          <w:lang w:val="en-GB"/>
        </w:rPr>
        <w:t xml:space="preserve">present </w:t>
      </w:r>
      <w:r w:rsidR="00AD0CCE" w:rsidRPr="005A785E">
        <w:rPr>
          <w:lang w:val="en-GB"/>
        </w:rPr>
        <w:t xml:space="preserve">study we </w:t>
      </w:r>
      <w:r w:rsidR="00E25C14" w:rsidRPr="005A785E">
        <w:rPr>
          <w:lang w:val="en-GB"/>
        </w:rPr>
        <w:t xml:space="preserve">therefore </w:t>
      </w:r>
      <w:r w:rsidR="00AD0CCE" w:rsidRPr="005A785E">
        <w:rPr>
          <w:lang w:val="en-GB"/>
        </w:rPr>
        <w:t xml:space="preserve">aimed to investigate </w:t>
      </w:r>
      <w:r w:rsidR="00E25C14" w:rsidRPr="005A785E">
        <w:rPr>
          <w:lang w:val="en-GB"/>
        </w:rPr>
        <w:t>w</w:t>
      </w:r>
      <w:r w:rsidR="00D27E17" w:rsidRPr="005A785E">
        <w:rPr>
          <w:lang w:val="en-GB"/>
        </w:rPr>
        <w:t>h</w:t>
      </w:r>
      <w:r w:rsidR="00E25C14" w:rsidRPr="005A785E">
        <w:rPr>
          <w:lang w:val="en-GB"/>
        </w:rPr>
        <w:t xml:space="preserve">ether the </w:t>
      </w:r>
      <w:r w:rsidR="00E25C14" w:rsidRPr="005A785E">
        <w:rPr>
          <w:rFonts w:cs="Arial"/>
          <w:color w:val="1A1A1A"/>
          <w:lang w:val="en-GB"/>
        </w:rPr>
        <w:t>use of easily acce</w:t>
      </w:r>
      <w:r w:rsidR="00D27E17" w:rsidRPr="005A785E">
        <w:rPr>
          <w:rFonts w:cs="Arial"/>
          <w:color w:val="1A1A1A"/>
          <w:lang w:val="en-GB"/>
        </w:rPr>
        <w:t>s</w:t>
      </w:r>
      <w:r w:rsidR="00E25C14" w:rsidRPr="005A785E">
        <w:rPr>
          <w:rFonts w:cs="Arial"/>
          <w:color w:val="1A1A1A"/>
          <w:lang w:val="en-GB"/>
        </w:rPr>
        <w:t xml:space="preserve">sible data that are routinely collected </w:t>
      </w:r>
      <w:r w:rsidR="00953DAD">
        <w:rPr>
          <w:rFonts w:cs="Arial"/>
          <w:color w:val="1A1A1A"/>
          <w:lang w:val="en-GB"/>
        </w:rPr>
        <w:t xml:space="preserve">is </w:t>
      </w:r>
      <w:r w:rsidR="00E25C14" w:rsidRPr="005A785E">
        <w:rPr>
          <w:rFonts w:cs="Arial"/>
          <w:color w:val="1A1A1A"/>
          <w:lang w:val="en-GB"/>
        </w:rPr>
        <w:t xml:space="preserve">an alternative </w:t>
      </w:r>
      <w:r w:rsidR="00AD0CCE" w:rsidRPr="005A785E">
        <w:rPr>
          <w:lang w:val="en-GB"/>
        </w:rPr>
        <w:t>t</w:t>
      </w:r>
      <w:r w:rsidR="002C1D19" w:rsidRPr="005A785E">
        <w:rPr>
          <w:lang w:val="en-GB"/>
        </w:rPr>
        <w:t xml:space="preserve">o </w:t>
      </w:r>
      <w:r w:rsidR="00C335A4" w:rsidRPr="005A785E">
        <w:rPr>
          <w:lang w:val="en-GB"/>
        </w:rPr>
        <w:t>complicated</w:t>
      </w:r>
      <w:r w:rsidR="002C1D19" w:rsidRPr="005A785E">
        <w:rPr>
          <w:lang w:val="en-GB"/>
        </w:rPr>
        <w:t xml:space="preserve"> </w:t>
      </w:r>
      <w:r w:rsidR="00B2076F" w:rsidRPr="005A785E">
        <w:rPr>
          <w:lang w:val="en-GB"/>
        </w:rPr>
        <w:t xml:space="preserve">coding algorithms </w:t>
      </w:r>
      <w:r w:rsidR="00E25C14" w:rsidRPr="005A785E">
        <w:rPr>
          <w:lang w:val="en-GB"/>
        </w:rPr>
        <w:t>in predicting the risk of early postoperative mortality after THA</w:t>
      </w:r>
      <w:r w:rsidR="00AD0CCE" w:rsidRPr="005A785E">
        <w:rPr>
          <w:lang w:val="en-GB"/>
        </w:rPr>
        <w:t xml:space="preserve">. </w:t>
      </w:r>
    </w:p>
    <w:p w14:paraId="6244DBAE" w14:textId="52DE52A9" w:rsidR="002364B3" w:rsidRPr="005A785E" w:rsidRDefault="002364B3" w:rsidP="00D42549">
      <w:pPr>
        <w:pStyle w:val="Rubrik1"/>
        <w:rPr>
          <w:lang w:val="en-GB"/>
        </w:rPr>
      </w:pPr>
      <w:r w:rsidRPr="005A785E">
        <w:rPr>
          <w:lang w:val="en-GB"/>
        </w:rPr>
        <w:lastRenderedPageBreak/>
        <w:t>Methods</w:t>
      </w:r>
    </w:p>
    <w:p w14:paraId="3667E279" w14:textId="01F3CDF0" w:rsidR="00D42549" w:rsidRPr="005A785E" w:rsidRDefault="00D42549" w:rsidP="00D42549">
      <w:pPr>
        <w:pStyle w:val="Rubrik2"/>
      </w:pPr>
      <w:r w:rsidRPr="005A785E">
        <w:t>Study design and study population</w:t>
      </w:r>
    </w:p>
    <w:p w14:paraId="048465C3" w14:textId="42A206E0" w:rsidR="00606FDB" w:rsidRPr="005A785E" w:rsidRDefault="00D42549" w:rsidP="00D42549">
      <w:pPr>
        <w:spacing w:line="480" w:lineRule="auto"/>
        <w:rPr>
          <w:lang w:val="en-GB"/>
        </w:rPr>
      </w:pPr>
      <w:r w:rsidRPr="005A785E">
        <w:rPr>
          <w:lang w:val="en-GB"/>
        </w:rPr>
        <w:t>We performed a nationwide retrospective cohort study</w:t>
      </w:r>
      <w:r w:rsidR="00300F4D" w:rsidRPr="005A785E">
        <w:rPr>
          <w:lang w:val="en-GB"/>
        </w:rPr>
        <w:t xml:space="preserve"> </w:t>
      </w:r>
      <w:r w:rsidRPr="005A785E">
        <w:rPr>
          <w:lang w:val="en-GB"/>
        </w:rPr>
        <w:t xml:space="preserve">(Figure 1). </w:t>
      </w:r>
      <w:r w:rsidR="00953DAD">
        <w:rPr>
          <w:lang w:val="en-GB"/>
        </w:rPr>
        <w:t>P</w:t>
      </w:r>
      <w:r w:rsidR="00953DAD" w:rsidRPr="005A785E">
        <w:rPr>
          <w:lang w:val="en-GB"/>
        </w:rPr>
        <w:t>rimary outcome measure</w:t>
      </w:r>
      <w:r w:rsidR="00953DAD">
        <w:rPr>
          <w:lang w:val="en-GB"/>
        </w:rPr>
        <w:t xml:space="preserve"> was </w:t>
      </w:r>
      <w:commentRangeStart w:id="22"/>
      <w:r w:rsidR="00953DAD">
        <w:rPr>
          <w:lang w:val="en-GB"/>
        </w:rPr>
        <w:t>n</w:t>
      </w:r>
      <w:r w:rsidR="00953DAD" w:rsidRPr="005A785E">
        <w:rPr>
          <w:lang w:val="en-GB"/>
        </w:rPr>
        <w:t>inety</w:t>
      </w:r>
      <w:commentRangeEnd w:id="22"/>
      <w:r w:rsidR="00E96CC0">
        <w:rPr>
          <w:rStyle w:val="Kommentarsreferens"/>
          <w:lang w:eastAsia="ja-JP"/>
        </w:rPr>
        <w:commentReference w:id="22"/>
      </w:r>
      <w:r w:rsidR="00953DAD">
        <w:rPr>
          <w:lang w:val="en-GB"/>
        </w:rPr>
        <w:t>-</w:t>
      </w:r>
      <w:r w:rsidR="00953DAD" w:rsidRPr="005A785E">
        <w:rPr>
          <w:lang w:val="en-GB"/>
        </w:rPr>
        <w:t>day mortality</w:t>
      </w:r>
      <w:r w:rsidR="00953DAD">
        <w:rPr>
          <w:lang w:val="en-GB"/>
        </w:rPr>
        <w:t>, the</w:t>
      </w:r>
      <w:r w:rsidR="00953DAD" w:rsidRPr="005A785E">
        <w:rPr>
          <w:lang w:val="en-GB"/>
        </w:rPr>
        <w:t xml:space="preserve"> </w:t>
      </w:r>
      <w:r w:rsidR="00E25EE8">
        <w:rPr>
          <w:lang w:val="en-GB"/>
        </w:rPr>
        <w:t>s</w:t>
      </w:r>
      <w:r w:rsidR="00953DAD">
        <w:rPr>
          <w:lang w:val="en-GB"/>
        </w:rPr>
        <w:t>econdary</w:t>
      </w:r>
      <w:r w:rsidR="00953DAD" w:rsidRPr="005A785E">
        <w:rPr>
          <w:lang w:val="en-GB"/>
        </w:rPr>
        <w:t xml:space="preserve"> outcome measure</w:t>
      </w:r>
      <w:r w:rsidR="00953DAD">
        <w:rPr>
          <w:lang w:val="en-GB"/>
        </w:rPr>
        <w:t xml:space="preserve"> was one-year mortality. </w:t>
      </w:r>
      <w:r w:rsidR="00943A42">
        <w:rPr>
          <w:rFonts w:eastAsia="Arial" w:cs="Arial"/>
          <w:lang w:val="en-GB"/>
        </w:rPr>
        <w:t>P</w:t>
      </w:r>
      <w:r w:rsidRPr="005A785E">
        <w:rPr>
          <w:rFonts w:eastAsia="Arial" w:cs="Arial"/>
          <w:lang w:val="en-GB"/>
        </w:rPr>
        <w:t xml:space="preserve">atients </w:t>
      </w:r>
      <w:r w:rsidR="00943A42">
        <w:rPr>
          <w:rFonts w:eastAsia="Arial" w:cs="Arial"/>
          <w:lang w:val="en-GB"/>
        </w:rPr>
        <w:t xml:space="preserve">registered in the </w:t>
      </w:r>
      <w:r w:rsidR="00943A42" w:rsidRPr="005A785E">
        <w:rPr>
          <w:rFonts w:eastAsia="Arial" w:cs="Arial"/>
          <w:lang w:val="en-GB"/>
        </w:rPr>
        <w:t xml:space="preserve">Swedish Hip Arthroplasty Register (SHAR) </w:t>
      </w:r>
      <w:r w:rsidR="00943A42">
        <w:rPr>
          <w:rFonts w:eastAsia="Arial" w:cs="Arial"/>
          <w:lang w:val="en-GB"/>
        </w:rPr>
        <w:t xml:space="preserve">who received a THA due </w:t>
      </w:r>
      <w:r w:rsidR="00943A42" w:rsidRPr="005A785E">
        <w:rPr>
          <w:rFonts w:eastAsia="Arial" w:cs="Arial"/>
          <w:lang w:val="en-GB"/>
        </w:rPr>
        <w:t xml:space="preserve">to primary osteoarthritis </w:t>
      </w:r>
      <w:r w:rsidR="00BA1C4A" w:rsidRPr="005A785E">
        <w:rPr>
          <w:rFonts w:eastAsia="Arial" w:cs="Arial"/>
          <w:lang w:val="en-GB"/>
        </w:rPr>
        <w:t>between 2008</w:t>
      </w:r>
      <w:r w:rsidR="0068432A" w:rsidRPr="005A785E">
        <w:rPr>
          <w:rFonts w:eastAsia="Arial" w:cs="Arial"/>
          <w:lang w:val="en-GB"/>
        </w:rPr>
        <w:t xml:space="preserve"> and</w:t>
      </w:r>
      <w:r w:rsidR="005040A7" w:rsidRPr="005A785E">
        <w:rPr>
          <w:rFonts w:eastAsia="Arial" w:cs="Arial"/>
          <w:lang w:val="en-GB"/>
        </w:rPr>
        <w:t xml:space="preserve"> </w:t>
      </w:r>
      <w:r w:rsidR="004D7123">
        <w:rPr>
          <w:rFonts w:eastAsia="Arial" w:cs="Arial"/>
          <w:lang w:val="en-GB"/>
        </w:rPr>
        <w:t xml:space="preserve">2012 </w:t>
      </w:r>
      <w:r w:rsidRPr="005A785E">
        <w:rPr>
          <w:rFonts w:eastAsia="Arial" w:cs="Arial"/>
          <w:lang w:val="en-GB"/>
        </w:rPr>
        <w:t xml:space="preserve">were included. </w:t>
      </w:r>
      <w:r w:rsidR="00BA1C4A" w:rsidRPr="005A785E">
        <w:rPr>
          <w:lang w:val="en-GB"/>
        </w:rPr>
        <w:t xml:space="preserve">Only elective primary </w:t>
      </w:r>
      <w:r w:rsidR="00943A42">
        <w:rPr>
          <w:lang w:val="en-GB"/>
        </w:rPr>
        <w:t>THA</w:t>
      </w:r>
      <w:r w:rsidR="00BA1C4A" w:rsidRPr="005A785E">
        <w:rPr>
          <w:lang w:val="en-GB"/>
        </w:rPr>
        <w:t xml:space="preserve"> procedures were included</w:t>
      </w:r>
      <w:r w:rsidR="00943A42">
        <w:rPr>
          <w:lang w:val="en-GB"/>
        </w:rPr>
        <w:t>, and all other diagnoses than primary osteoarthritis were excluded,</w:t>
      </w:r>
      <w:r w:rsidR="00B53E6C" w:rsidRPr="005A785E">
        <w:rPr>
          <w:lang w:val="en-GB"/>
        </w:rPr>
        <w:t xml:space="preserve"> in order to minimize the risk of selection bias</w:t>
      </w:r>
      <w:r w:rsidR="00BA1C4A" w:rsidRPr="005A785E">
        <w:rPr>
          <w:lang w:val="en-GB"/>
        </w:rPr>
        <w:t>.</w:t>
      </w:r>
      <w:r w:rsidR="008D3430" w:rsidRPr="005A785E">
        <w:rPr>
          <w:lang w:val="en-GB"/>
        </w:rPr>
        <w:t xml:space="preserve"> </w:t>
      </w:r>
    </w:p>
    <w:p w14:paraId="55C6CDFB" w14:textId="0170B7BB" w:rsidR="005040A7" w:rsidRPr="005A785E" w:rsidRDefault="005040A7" w:rsidP="00D42549">
      <w:pPr>
        <w:spacing w:line="480" w:lineRule="auto"/>
        <w:rPr>
          <w:lang w:val="en-GB"/>
        </w:rPr>
      </w:pPr>
      <w:r w:rsidRPr="005A785E">
        <w:rPr>
          <w:lang w:val="en-GB"/>
        </w:rPr>
        <w:t>Follow-up started on the date of surgery and ended on the day of death, emigration, or December 31</w:t>
      </w:r>
      <w:r w:rsidRPr="005A785E">
        <w:rPr>
          <w:vertAlign w:val="superscript"/>
          <w:lang w:val="en-GB"/>
        </w:rPr>
        <w:t>st</w:t>
      </w:r>
      <w:r w:rsidR="00353530">
        <w:rPr>
          <w:lang w:val="en-GB"/>
        </w:rPr>
        <w:t xml:space="preserve"> 2012</w:t>
      </w:r>
      <w:r w:rsidRPr="005A785E">
        <w:rPr>
          <w:lang w:val="en-GB"/>
        </w:rPr>
        <w:t xml:space="preserve">, whichever came first. </w:t>
      </w:r>
      <w:r w:rsidRPr="005A785E">
        <w:rPr>
          <w:rFonts w:eastAsia="Arial" w:cs="Arial"/>
          <w:lang w:val="en-GB"/>
        </w:rPr>
        <w:t xml:space="preserve">Only the first surgery was accounted for in bilaterally operated patients </w:t>
      </w:r>
      <w:r w:rsidR="00943A42">
        <w:rPr>
          <w:rFonts w:eastAsia="Arial" w:cs="Arial"/>
          <w:lang w:val="en-GB"/>
        </w:rPr>
        <w:t xml:space="preserve">in order </w:t>
      </w:r>
      <w:r w:rsidRPr="005A785E">
        <w:rPr>
          <w:rFonts w:eastAsia="Arial" w:cs="Arial"/>
          <w:lang w:val="en-GB"/>
        </w:rPr>
        <w:t xml:space="preserve">to avoid dependency issues. </w:t>
      </w:r>
      <w:r w:rsidR="002305A9">
        <w:rPr>
          <w:rFonts w:eastAsia="Arial" w:cs="Arial"/>
          <w:lang w:val="en-GB"/>
        </w:rPr>
        <w:t xml:space="preserve">Patients were excluded if </w:t>
      </w:r>
      <w:r w:rsidR="00943A42">
        <w:rPr>
          <w:rFonts w:eastAsia="Arial" w:cs="Arial"/>
          <w:lang w:val="en-GB"/>
        </w:rPr>
        <w:t xml:space="preserve">a </w:t>
      </w:r>
      <w:r w:rsidR="002305A9">
        <w:rPr>
          <w:rFonts w:eastAsia="Arial" w:cs="Arial"/>
          <w:lang w:val="en-GB"/>
        </w:rPr>
        <w:t xml:space="preserve">second </w:t>
      </w:r>
      <w:r w:rsidR="00943A42">
        <w:rPr>
          <w:rFonts w:eastAsia="Arial" w:cs="Arial"/>
          <w:lang w:val="en-GB"/>
        </w:rPr>
        <w:t xml:space="preserve">THA </w:t>
      </w:r>
      <w:r w:rsidR="002305A9">
        <w:rPr>
          <w:rFonts w:eastAsia="Arial" w:cs="Arial"/>
          <w:lang w:val="en-GB"/>
        </w:rPr>
        <w:t xml:space="preserve">surgery was performed within 12 months </w:t>
      </w:r>
      <w:r w:rsidR="00953DAD">
        <w:rPr>
          <w:rFonts w:eastAsia="Arial" w:cs="Arial"/>
          <w:lang w:val="en-GB"/>
        </w:rPr>
        <w:t xml:space="preserve">after </w:t>
      </w:r>
      <w:r w:rsidR="00943A42">
        <w:rPr>
          <w:rFonts w:eastAsia="Arial" w:cs="Arial"/>
          <w:lang w:val="en-GB"/>
        </w:rPr>
        <w:t xml:space="preserve">the first THA </w:t>
      </w:r>
      <w:r w:rsidR="002305A9">
        <w:rPr>
          <w:rFonts w:eastAsia="Arial" w:cs="Arial"/>
          <w:lang w:val="en-GB"/>
        </w:rPr>
        <w:t>surgery</w:t>
      </w:r>
      <w:r w:rsidR="00943A42">
        <w:rPr>
          <w:rFonts w:eastAsia="Arial" w:cs="Arial"/>
          <w:lang w:val="en-GB"/>
        </w:rPr>
        <w:t>, ie, neither ninety</w:t>
      </w:r>
      <w:r w:rsidR="00953DAD">
        <w:rPr>
          <w:rFonts w:eastAsia="Arial" w:cs="Arial"/>
          <w:lang w:val="en-GB"/>
        </w:rPr>
        <w:t xml:space="preserve">-day nor one year mortality were influenced by </w:t>
      </w:r>
      <w:r w:rsidR="00943A42">
        <w:rPr>
          <w:rFonts w:eastAsia="Arial" w:cs="Arial"/>
          <w:lang w:val="en-GB"/>
        </w:rPr>
        <w:t xml:space="preserve">any </w:t>
      </w:r>
      <w:r w:rsidR="00953DAD">
        <w:rPr>
          <w:rFonts w:eastAsia="Arial" w:cs="Arial"/>
          <w:lang w:val="en-GB"/>
        </w:rPr>
        <w:t>subsequent THA surgery</w:t>
      </w:r>
      <w:r w:rsidR="002305A9">
        <w:rPr>
          <w:rFonts w:eastAsia="Arial" w:cs="Arial"/>
          <w:lang w:val="en-GB"/>
        </w:rPr>
        <w:t xml:space="preserve">. </w:t>
      </w:r>
      <w:r w:rsidR="00953DAD">
        <w:rPr>
          <w:lang w:val="en-GB"/>
        </w:rPr>
        <w:t xml:space="preserve">Information on </w:t>
      </w:r>
      <w:r w:rsidR="00D41006" w:rsidRPr="005A785E">
        <w:rPr>
          <w:lang w:val="en-GB"/>
        </w:rPr>
        <w:t xml:space="preserve">age, gender, </w:t>
      </w:r>
      <w:r w:rsidR="00572AB4">
        <w:rPr>
          <w:lang w:val="en-GB"/>
        </w:rPr>
        <w:t xml:space="preserve">body mass index (BMI), </w:t>
      </w:r>
      <w:r w:rsidR="003B7E89">
        <w:rPr>
          <w:lang w:val="en-GB"/>
        </w:rPr>
        <w:t>diagnosis</w:t>
      </w:r>
      <w:r w:rsidR="00042DBA">
        <w:rPr>
          <w:lang w:val="en-GB"/>
        </w:rPr>
        <w:t xml:space="preserve"> codes and</w:t>
      </w:r>
      <w:r w:rsidR="003B7E89">
        <w:rPr>
          <w:lang w:val="en-GB"/>
        </w:rPr>
        <w:t xml:space="preserve"> prescriptions</w:t>
      </w:r>
      <w:r w:rsidR="00042DBA">
        <w:rPr>
          <w:lang w:val="en-GB"/>
        </w:rPr>
        <w:t xml:space="preserve"> registered within one year prior to surgery</w:t>
      </w:r>
      <w:r w:rsidR="00572AB4">
        <w:rPr>
          <w:lang w:val="en-GB"/>
        </w:rPr>
        <w:t>,</w:t>
      </w:r>
      <w:r w:rsidR="003B7E89">
        <w:rPr>
          <w:lang w:val="en-GB"/>
        </w:rPr>
        <w:t xml:space="preserve"> </w:t>
      </w:r>
      <w:r w:rsidR="00693A71">
        <w:rPr>
          <w:lang w:val="en-GB"/>
        </w:rPr>
        <w:t xml:space="preserve">and socioeconomic background </w:t>
      </w:r>
      <w:r w:rsidR="00953DAD">
        <w:rPr>
          <w:lang w:val="en-GB"/>
        </w:rPr>
        <w:t>was included in order to calculate and compare the comorbidity measures described below</w:t>
      </w:r>
      <w:del w:id="23" w:author="Nils Hailer" w:date="2016-11-28T11:05:00Z">
        <w:r w:rsidR="008811AE" w:rsidDel="00E96CC0">
          <w:rPr>
            <w:lang w:val="en-GB"/>
          </w:rPr>
          <w:delText xml:space="preserve"> </w:delText>
        </w:r>
      </w:del>
      <w:r w:rsidR="00C70FB5">
        <w:rPr>
          <w:lang w:val="en-GB"/>
        </w:rPr>
        <w:t>.</w:t>
      </w:r>
    </w:p>
    <w:p w14:paraId="271991CC" w14:textId="77777777" w:rsidR="00606FDB" w:rsidRPr="005A785E" w:rsidRDefault="00606FDB" w:rsidP="00300F4D">
      <w:pPr>
        <w:pStyle w:val="Rubrik2"/>
      </w:pPr>
      <w:r w:rsidRPr="005A785E">
        <w:t>Sources of data</w:t>
      </w:r>
    </w:p>
    <w:p w14:paraId="62833334" w14:textId="1D19D998" w:rsidR="00606FDB" w:rsidRPr="005A785E" w:rsidRDefault="00606FDB" w:rsidP="00606FDB">
      <w:pPr>
        <w:spacing w:line="480" w:lineRule="auto"/>
        <w:rPr>
          <w:lang w:val="en-GB"/>
        </w:rPr>
      </w:pPr>
      <w:r w:rsidRPr="005A785E">
        <w:rPr>
          <w:rFonts w:eastAsia="Arial" w:cs="Arial"/>
          <w:b/>
          <w:i/>
          <w:lang w:val="en-GB"/>
        </w:rPr>
        <w:t xml:space="preserve">The </w:t>
      </w:r>
      <w:r w:rsidR="002305A9" w:rsidRPr="00C4113C">
        <w:rPr>
          <w:b/>
          <w:i/>
          <w:lang w:val="en-GB"/>
        </w:rPr>
        <w:t>SHAR</w:t>
      </w:r>
      <w:r w:rsidR="002305A9">
        <w:rPr>
          <w:lang w:val="en-GB"/>
        </w:rPr>
        <w:t xml:space="preserve"> </w:t>
      </w:r>
      <w:r w:rsidR="003A537E">
        <w:rPr>
          <w:lang w:val="en-GB"/>
        </w:rPr>
        <w:t>has collected information</w:t>
      </w:r>
      <w:r w:rsidR="003A537E" w:rsidRPr="005A785E">
        <w:rPr>
          <w:lang w:val="en-GB"/>
        </w:rPr>
        <w:t xml:space="preserve"> </w:t>
      </w:r>
      <w:r w:rsidR="003A537E">
        <w:rPr>
          <w:lang w:val="en-GB"/>
        </w:rPr>
        <w:t xml:space="preserve">on all </w:t>
      </w:r>
      <w:r w:rsidRPr="005A785E">
        <w:rPr>
          <w:lang w:val="en-GB"/>
        </w:rPr>
        <w:t xml:space="preserve">THA </w:t>
      </w:r>
      <w:r w:rsidR="003A537E">
        <w:rPr>
          <w:lang w:val="en-GB"/>
        </w:rPr>
        <w:t xml:space="preserve">procedures performed </w:t>
      </w:r>
      <w:r w:rsidRPr="005A785E">
        <w:rPr>
          <w:lang w:val="en-GB"/>
        </w:rPr>
        <w:t>in Sweden since 1979. The SHAR has a completeness of 96-98% an</w:t>
      </w:r>
      <w:r w:rsidR="00A15709" w:rsidRPr="005A785E">
        <w:rPr>
          <w:lang w:val="en-GB"/>
        </w:rPr>
        <w:t>d has been validated repeatedly.</w:t>
      </w:r>
      <w:r w:rsidRPr="005A785E">
        <w:rPr>
          <w:lang w:val="en-GB"/>
        </w:rPr>
        <w:fldChar w:fldCharType="begin">
          <w:fldData xml:space="preserve">PEVuZE5vdGU+PENpdGU+PEF1dGhvcj5Tb2Rlcm1hbjwvQXV0aG9yPjxZZWFyPjIwMDA8L1llYXI+
PFJlY051bT45OTY8L1JlY051bT48RGlzcGxheVRleHQ+KDEzLTE1KTwvRGlzcGxheVRleHQ+PHJl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835723">
        <w:rPr>
          <w:lang w:val="en-GB"/>
        </w:rPr>
        <w:instrText xml:space="preserve"> ADDIN EN.CITE </w:instrText>
      </w:r>
      <w:r w:rsidR="00835723">
        <w:rPr>
          <w:lang w:val="en-GB"/>
        </w:rPr>
        <w:fldChar w:fldCharType="begin">
          <w:fldData xml:space="preserve">PEVuZE5vdGU+PENpdGU+PEF1dGhvcj5Tb2Rlcm1hbjwvQXV0aG9yPjxZZWFyPjIwMDA8L1llYXI+
PFJlY051bT45OTY8L1JlY051bT48RGlzcGxheVRleHQ+KDEzLTE1KTwvRGlzcGxheVRleHQ+PHJl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835723">
        <w:rPr>
          <w:lang w:val="en-GB"/>
        </w:rPr>
        <w:instrText xml:space="preserve"> ADDIN EN.CITE.DATA </w:instrText>
      </w:r>
      <w:r w:rsidR="00835723">
        <w:rPr>
          <w:lang w:val="en-GB"/>
        </w:rPr>
      </w:r>
      <w:r w:rsidR="00835723">
        <w:rPr>
          <w:lang w:val="en-GB"/>
        </w:rPr>
        <w:fldChar w:fldCharType="end"/>
      </w:r>
      <w:r w:rsidRPr="005A785E">
        <w:rPr>
          <w:lang w:val="en-GB"/>
        </w:rPr>
      </w:r>
      <w:r w:rsidRPr="005A785E">
        <w:rPr>
          <w:lang w:val="en-GB"/>
        </w:rPr>
        <w:fldChar w:fldCharType="separate"/>
      </w:r>
      <w:r w:rsidR="00835723">
        <w:rPr>
          <w:noProof/>
          <w:lang w:val="en-GB"/>
        </w:rPr>
        <w:t>(</w:t>
      </w:r>
      <w:hyperlink w:anchor="_ENREF_13" w:tooltip="Soderman, 2000 #996" w:history="1">
        <w:r w:rsidR="002C400F">
          <w:rPr>
            <w:noProof/>
            <w:lang w:val="en-GB"/>
          </w:rPr>
          <w:t>13-15</w:t>
        </w:r>
      </w:hyperlink>
      <w:r w:rsidR="00835723">
        <w:rPr>
          <w:noProof/>
          <w:lang w:val="en-GB"/>
        </w:rPr>
        <w:t>)</w:t>
      </w:r>
      <w:r w:rsidRPr="005A785E">
        <w:rPr>
          <w:lang w:val="en-GB"/>
        </w:rPr>
        <w:fldChar w:fldCharType="end"/>
      </w:r>
    </w:p>
    <w:p w14:paraId="2F99FD64" w14:textId="3A78E2A9" w:rsidR="00606FDB" w:rsidRPr="005A785E" w:rsidRDefault="00606FDB" w:rsidP="00A15709">
      <w:pPr>
        <w:spacing w:line="480" w:lineRule="auto"/>
        <w:rPr>
          <w:lang w:val="en-GB"/>
        </w:rPr>
      </w:pPr>
      <w:r w:rsidRPr="005A785E">
        <w:rPr>
          <w:b/>
          <w:i/>
          <w:lang w:val="en-GB"/>
        </w:rPr>
        <w:t>Statistics Sweden</w:t>
      </w:r>
      <w:r w:rsidRPr="005A785E">
        <w:rPr>
          <w:lang w:val="en-GB"/>
        </w:rPr>
        <w:t xml:space="preserve"> is a state-owned registry collecting </w:t>
      </w:r>
      <w:r w:rsidR="003A537E">
        <w:rPr>
          <w:lang w:val="en-GB"/>
        </w:rPr>
        <w:t xml:space="preserve">demographic and socioeconomic </w:t>
      </w:r>
      <w:r w:rsidRPr="005A785E">
        <w:rPr>
          <w:lang w:val="en-GB"/>
        </w:rPr>
        <w:t>information on th</w:t>
      </w:r>
      <w:r w:rsidR="00B2076F" w:rsidRPr="005A785E">
        <w:rPr>
          <w:lang w:val="en-GB"/>
        </w:rPr>
        <w:t>e entire Swedish population</w:t>
      </w:r>
      <w:r w:rsidR="003A537E">
        <w:rPr>
          <w:lang w:val="en-GB"/>
        </w:rPr>
        <w:t>,</w:t>
      </w:r>
      <w:r w:rsidR="00B2076F" w:rsidRPr="005A785E">
        <w:rPr>
          <w:lang w:val="en-GB"/>
        </w:rPr>
        <w:t xml:space="preserve"> </w:t>
      </w:r>
      <w:r w:rsidR="003A537E">
        <w:rPr>
          <w:lang w:val="en-GB"/>
        </w:rPr>
        <w:t>eg,</w:t>
      </w:r>
      <w:r w:rsidRPr="005A785E">
        <w:rPr>
          <w:lang w:val="en-GB"/>
        </w:rPr>
        <w:t xml:space="preserve"> </w:t>
      </w:r>
      <w:r w:rsidR="003A537E">
        <w:rPr>
          <w:lang w:val="en-GB"/>
        </w:rPr>
        <w:t xml:space="preserve">marital status, </w:t>
      </w:r>
      <w:r w:rsidRPr="005A785E">
        <w:rPr>
          <w:lang w:val="en-GB"/>
        </w:rPr>
        <w:t xml:space="preserve">level of education, </w:t>
      </w:r>
      <w:r w:rsidR="003A537E">
        <w:rPr>
          <w:lang w:val="en-GB"/>
        </w:rPr>
        <w:t xml:space="preserve">and </w:t>
      </w:r>
      <w:r w:rsidRPr="005A785E">
        <w:rPr>
          <w:lang w:val="en-GB"/>
        </w:rPr>
        <w:t xml:space="preserve">personal and family income. </w:t>
      </w:r>
    </w:p>
    <w:p w14:paraId="2D310487" w14:textId="43FABF9B" w:rsidR="00042DBA" w:rsidRPr="00042DBA" w:rsidRDefault="00606FDB" w:rsidP="00042DBA">
      <w:pPr>
        <w:spacing w:line="480" w:lineRule="auto"/>
        <w:rPr>
          <w:lang w:val="en-GB"/>
        </w:rPr>
      </w:pPr>
      <w:r w:rsidRPr="005A785E">
        <w:rPr>
          <w:b/>
          <w:i/>
          <w:lang w:val="en-GB"/>
        </w:rPr>
        <w:lastRenderedPageBreak/>
        <w:t>The Swedish National Patient Register</w:t>
      </w:r>
      <w:r w:rsidRPr="005A785E">
        <w:rPr>
          <w:lang w:val="en-GB"/>
        </w:rPr>
        <w:t xml:space="preserve"> </w:t>
      </w:r>
      <w:r w:rsidR="00A15709" w:rsidRPr="005A785E">
        <w:rPr>
          <w:lang w:val="en-GB"/>
        </w:rPr>
        <w:t xml:space="preserve">was </w:t>
      </w:r>
      <w:r w:rsidR="00943A42">
        <w:rPr>
          <w:lang w:val="en-GB"/>
        </w:rPr>
        <w:t>initiated</w:t>
      </w:r>
      <w:r w:rsidR="00943A42" w:rsidRPr="005A785E">
        <w:rPr>
          <w:lang w:val="en-GB"/>
        </w:rPr>
        <w:t xml:space="preserve"> </w:t>
      </w:r>
      <w:r w:rsidR="00A15709" w:rsidRPr="005A785E">
        <w:rPr>
          <w:lang w:val="en-GB"/>
        </w:rPr>
        <w:t>in 1964</w:t>
      </w:r>
      <w:r w:rsidR="003A537E">
        <w:rPr>
          <w:lang w:val="en-GB"/>
        </w:rPr>
        <w:t xml:space="preserve"> and </w:t>
      </w:r>
      <w:r w:rsidR="00A15709" w:rsidRPr="005A785E">
        <w:rPr>
          <w:lang w:val="en-GB"/>
        </w:rPr>
        <w:t>contains i</w:t>
      </w:r>
      <w:r w:rsidRPr="005A785E">
        <w:rPr>
          <w:lang w:val="en-GB"/>
        </w:rPr>
        <w:t xml:space="preserve">nformation on </w:t>
      </w:r>
      <w:r w:rsidR="003A537E">
        <w:rPr>
          <w:lang w:val="en-GB"/>
        </w:rPr>
        <w:t>diagnosis codes</w:t>
      </w:r>
      <w:r w:rsidRPr="005A785E">
        <w:rPr>
          <w:lang w:val="en-GB"/>
        </w:rPr>
        <w:t xml:space="preserve"> and </w:t>
      </w:r>
      <w:r w:rsidR="003A537E">
        <w:rPr>
          <w:lang w:val="en-GB"/>
        </w:rPr>
        <w:t xml:space="preserve">dates of </w:t>
      </w:r>
      <w:r w:rsidRPr="005A785E">
        <w:rPr>
          <w:lang w:val="en-GB"/>
        </w:rPr>
        <w:t xml:space="preserve">admissions </w:t>
      </w:r>
      <w:r w:rsidR="003A537E">
        <w:rPr>
          <w:lang w:val="en-GB"/>
        </w:rPr>
        <w:t xml:space="preserve">and discharge </w:t>
      </w:r>
      <w:r w:rsidRPr="005A785E">
        <w:rPr>
          <w:lang w:val="en-GB"/>
        </w:rPr>
        <w:t>for all individuals</w:t>
      </w:r>
      <w:r w:rsidR="00A15709" w:rsidRPr="005A785E">
        <w:rPr>
          <w:lang w:val="en-GB"/>
        </w:rPr>
        <w:t xml:space="preserve"> in Sweden</w:t>
      </w:r>
      <w:r w:rsidRPr="005A785E">
        <w:rPr>
          <w:lang w:val="en-GB"/>
        </w:rPr>
        <w:t>. The positive predictive value of the Swedish National Patient Register is estimated around 90</w:t>
      </w:r>
      <w:r w:rsidRPr="005A785E">
        <w:rPr>
          <w:rFonts w:eastAsia="MS Gothic"/>
          <w:color w:val="000000"/>
          <w:lang w:val="en-GB"/>
        </w:rPr>
        <w:t>±</w:t>
      </w:r>
      <w:r w:rsidR="00A15709" w:rsidRPr="005A785E">
        <w:rPr>
          <w:lang w:val="en-GB"/>
        </w:rPr>
        <w:t>5%</w:t>
      </w:r>
      <w:r w:rsidRPr="005A785E">
        <w:rPr>
          <w:lang w:val="en-GB"/>
        </w:rPr>
        <w:t>.</w:t>
      </w:r>
      <w:r w:rsidRPr="005A785E">
        <w:rPr>
          <w:lang w:val="en-GB"/>
        </w:rPr>
        <w:fldChar w:fldCharType="begin">
          <w:fldData xml:space="preserve">PEVuZE5vdGU+PENpdGUgRXhjbHVkZVllYXI9IjEiPjxBdXRob3I+THVkdmlnc3NvbjwvQXV0aG9y
PjxZZWFyPjIwMTE8L1llYXI+PFJlY051bT4xMDkwPC9SZWNOdW0+PERpc3BsYXlUZXh0PigxNik8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835723">
        <w:rPr>
          <w:lang w:val="en-GB"/>
        </w:rPr>
        <w:instrText xml:space="preserve"> ADDIN EN.CITE </w:instrText>
      </w:r>
      <w:r w:rsidR="00835723">
        <w:rPr>
          <w:lang w:val="en-GB"/>
        </w:rPr>
        <w:fldChar w:fldCharType="begin">
          <w:fldData xml:space="preserve">PEVuZE5vdGU+PENpdGUgRXhjbHVkZVllYXI9IjEiPjxBdXRob3I+THVkdmlnc3NvbjwvQXV0aG9y
PjxZZWFyPjIwMTE8L1llYXI+PFJlY051bT4xMDkwPC9SZWNOdW0+PERpc3BsYXlUZXh0PigxNik8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835723">
        <w:rPr>
          <w:lang w:val="en-GB"/>
        </w:rPr>
        <w:instrText xml:space="preserve"> ADDIN EN.CITE.DATA </w:instrText>
      </w:r>
      <w:r w:rsidR="00835723">
        <w:rPr>
          <w:lang w:val="en-GB"/>
        </w:rPr>
      </w:r>
      <w:r w:rsidR="00835723">
        <w:rPr>
          <w:lang w:val="en-GB"/>
        </w:rPr>
        <w:fldChar w:fldCharType="end"/>
      </w:r>
      <w:r w:rsidRPr="005A785E">
        <w:rPr>
          <w:lang w:val="en-GB"/>
        </w:rPr>
      </w:r>
      <w:r w:rsidRPr="005A785E">
        <w:rPr>
          <w:lang w:val="en-GB"/>
        </w:rPr>
        <w:fldChar w:fldCharType="separate"/>
      </w:r>
      <w:r w:rsidR="00835723">
        <w:rPr>
          <w:noProof/>
          <w:lang w:val="en-GB"/>
        </w:rPr>
        <w:t>(</w:t>
      </w:r>
      <w:hyperlink w:anchor="_ENREF_16" w:tooltip="Ludvigsson, 2011 #1090" w:history="1">
        <w:r w:rsidR="002C400F">
          <w:rPr>
            <w:noProof/>
            <w:lang w:val="en-GB"/>
          </w:rPr>
          <w:t>16</w:t>
        </w:r>
      </w:hyperlink>
      <w:r w:rsidR="00835723">
        <w:rPr>
          <w:noProof/>
          <w:lang w:val="en-GB"/>
        </w:rPr>
        <w:t>)</w:t>
      </w:r>
      <w:r w:rsidRPr="005A785E">
        <w:rPr>
          <w:lang w:val="en-GB"/>
        </w:rPr>
        <w:fldChar w:fldCharType="end"/>
      </w:r>
    </w:p>
    <w:p w14:paraId="4C876A76" w14:textId="0AB658ED" w:rsidR="00042DBA" w:rsidRPr="00042DBA" w:rsidRDefault="00042DBA" w:rsidP="00042DBA">
      <w:pPr>
        <w:pStyle w:val="Standardmedindrag"/>
        <w:spacing w:line="480" w:lineRule="auto"/>
        <w:ind w:firstLine="0"/>
        <w:rPr>
          <w:rFonts w:asciiTheme="minorHAnsi" w:hAnsiTheme="minorHAnsi"/>
          <w:sz w:val="24"/>
          <w:szCs w:val="24"/>
          <w:lang w:val="en-GB"/>
        </w:rPr>
      </w:pPr>
      <w:r w:rsidRPr="00042DBA">
        <w:rPr>
          <w:rFonts w:asciiTheme="minorHAnsi" w:hAnsiTheme="minorHAnsi"/>
          <w:b/>
          <w:i/>
          <w:sz w:val="24"/>
          <w:szCs w:val="24"/>
          <w:lang w:val="en-GB"/>
        </w:rPr>
        <w:t>The Drug Register</w:t>
      </w:r>
      <w:r w:rsidRPr="00042DBA">
        <w:rPr>
          <w:rFonts w:asciiTheme="minorHAnsi" w:hAnsiTheme="minorHAnsi"/>
          <w:sz w:val="24"/>
          <w:szCs w:val="24"/>
          <w:lang w:val="en-GB"/>
        </w:rPr>
        <w:t xml:space="preserve"> was </w:t>
      </w:r>
      <w:r>
        <w:rPr>
          <w:rFonts w:asciiTheme="minorHAnsi" w:hAnsiTheme="minorHAnsi"/>
          <w:sz w:val="24"/>
          <w:szCs w:val="24"/>
          <w:lang w:val="en-GB"/>
        </w:rPr>
        <w:t>initiated</w:t>
      </w:r>
      <w:r w:rsidRPr="00042DBA">
        <w:rPr>
          <w:rFonts w:asciiTheme="minorHAnsi" w:hAnsiTheme="minorHAnsi"/>
          <w:sz w:val="24"/>
          <w:szCs w:val="24"/>
          <w:lang w:val="en-GB"/>
        </w:rPr>
        <w:t xml:space="preserve"> in 2005</w:t>
      </w:r>
      <w:r>
        <w:rPr>
          <w:rFonts w:asciiTheme="minorHAnsi" w:hAnsiTheme="minorHAnsi"/>
          <w:sz w:val="24"/>
          <w:szCs w:val="24"/>
          <w:lang w:val="en-GB"/>
        </w:rPr>
        <w:t>.</w:t>
      </w:r>
      <w:r w:rsidRPr="00042DBA">
        <w:rPr>
          <w:rFonts w:asciiTheme="minorHAnsi" w:hAnsiTheme="minorHAnsi"/>
          <w:sz w:val="24"/>
          <w:szCs w:val="24"/>
          <w:lang w:val="en-GB"/>
        </w:rPr>
        <w:t xml:space="preserve"> </w:t>
      </w:r>
      <w:r>
        <w:rPr>
          <w:rFonts w:asciiTheme="minorHAnsi" w:hAnsiTheme="minorHAnsi"/>
          <w:sz w:val="24"/>
          <w:szCs w:val="24"/>
          <w:lang w:val="en-GB"/>
        </w:rPr>
        <w:t>The register</w:t>
      </w:r>
      <w:r w:rsidRPr="00042DBA">
        <w:rPr>
          <w:rFonts w:asciiTheme="minorHAnsi" w:hAnsiTheme="minorHAnsi"/>
          <w:sz w:val="24"/>
          <w:szCs w:val="24"/>
          <w:lang w:val="en-GB"/>
        </w:rPr>
        <w:t xml:space="preserve"> </w:t>
      </w:r>
      <w:r>
        <w:rPr>
          <w:rFonts w:asciiTheme="minorHAnsi" w:hAnsiTheme="minorHAnsi"/>
          <w:sz w:val="24"/>
          <w:szCs w:val="24"/>
          <w:lang w:val="en-GB"/>
        </w:rPr>
        <w:t>contains</w:t>
      </w:r>
      <w:r w:rsidRPr="00042DBA">
        <w:rPr>
          <w:rFonts w:asciiTheme="minorHAnsi" w:hAnsiTheme="minorHAnsi"/>
          <w:sz w:val="24"/>
          <w:szCs w:val="24"/>
          <w:lang w:val="en-GB"/>
        </w:rPr>
        <w:t xml:space="preserve"> information on all collected prescription</w:t>
      </w:r>
      <w:r>
        <w:rPr>
          <w:rFonts w:asciiTheme="minorHAnsi" w:hAnsiTheme="minorHAnsi"/>
          <w:sz w:val="24"/>
          <w:szCs w:val="24"/>
          <w:lang w:val="en-GB"/>
        </w:rPr>
        <w:t>s in Sweden</w:t>
      </w:r>
      <w:r w:rsidRPr="00042DBA">
        <w:rPr>
          <w:rFonts w:asciiTheme="minorHAnsi" w:hAnsiTheme="minorHAnsi"/>
          <w:sz w:val="24"/>
          <w:szCs w:val="24"/>
          <w:lang w:val="en-GB"/>
        </w:rPr>
        <w:t xml:space="preserve">. </w:t>
      </w:r>
    </w:p>
    <w:p w14:paraId="596D5E96" w14:textId="6239717D" w:rsidR="00606FDB" w:rsidRPr="005A785E" w:rsidRDefault="003A537E" w:rsidP="004D7123">
      <w:pPr>
        <w:spacing w:line="480" w:lineRule="auto"/>
        <w:rPr>
          <w:lang w:val="en-GB"/>
        </w:rPr>
      </w:pPr>
      <w:r>
        <w:rPr>
          <w:lang w:val="en-GB"/>
        </w:rPr>
        <w:t xml:space="preserve">Based on the </w:t>
      </w:r>
      <w:r w:rsidRPr="005A785E">
        <w:rPr>
          <w:lang w:val="en-GB"/>
        </w:rPr>
        <w:t xml:space="preserve">ten-digit personal identity number </w:t>
      </w:r>
      <w:r>
        <w:rPr>
          <w:lang w:val="en-GB"/>
        </w:rPr>
        <w:t xml:space="preserve">that </w:t>
      </w:r>
      <w:r w:rsidRPr="005A785E">
        <w:rPr>
          <w:lang w:val="en-GB"/>
        </w:rPr>
        <w:t>all Swedish citizens are assigned at birth</w:t>
      </w:r>
      <w:r>
        <w:rPr>
          <w:lang w:val="en-GB"/>
        </w:rPr>
        <w:t xml:space="preserve"> or immigration</w:t>
      </w:r>
      <w:r w:rsidRPr="005A785E">
        <w:rPr>
          <w:lang w:val="en-GB"/>
        </w:rPr>
        <w:t xml:space="preserve">, linkage </w:t>
      </w:r>
      <w:r>
        <w:rPr>
          <w:lang w:val="en-GB"/>
        </w:rPr>
        <w:t xml:space="preserve">of information from the </w:t>
      </w:r>
      <w:r w:rsidRPr="005A785E">
        <w:rPr>
          <w:lang w:val="en-GB"/>
        </w:rPr>
        <w:t xml:space="preserve">databases </w:t>
      </w:r>
      <w:r>
        <w:rPr>
          <w:lang w:val="en-GB"/>
        </w:rPr>
        <w:t xml:space="preserve">described above </w:t>
      </w:r>
      <w:r w:rsidRPr="005A785E">
        <w:rPr>
          <w:lang w:val="en-GB"/>
        </w:rPr>
        <w:t xml:space="preserve">is </w:t>
      </w:r>
      <w:r>
        <w:rPr>
          <w:lang w:val="en-GB"/>
        </w:rPr>
        <w:t>performed</w:t>
      </w:r>
      <w:r w:rsidRPr="005A785E">
        <w:rPr>
          <w:lang w:val="en-GB"/>
        </w:rPr>
        <w:t>.</w:t>
      </w:r>
    </w:p>
    <w:p w14:paraId="2D1A98F6" w14:textId="4492545C" w:rsidR="00D42549" w:rsidRPr="005A785E" w:rsidRDefault="00F33EBA" w:rsidP="00300F4D">
      <w:pPr>
        <w:pStyle w:val="Rubrik2"/>
      </w:pPr>
      <w:r w:rsidRPr="005A785E">
        <w:t>Definitions</w:t>
      </w:r>
    </w:p>
    <w:p w14:paraId="7EC4EBBC" w14:textId="1FD21D1D" w:rsidR="00F504E1" w:rsidRPr="005A785E" w:rsidRDefault="00F504E1" w:rsidP="00F504E1">
      <w:pPr>
        <w:spacing w:line="480" w:lineRule="auto"/>
        <w:rPr>
          <w:lang w:val="en-GB"/>
        </w:rPr>
      </w:pPr>
      <w:r w:rsidRPr="005A785E">
        <w:rPr>
          <w:b/>
          <w:i/>
          <w:lang w:val="en-GB"/>
        </w:rPr>
        <w:t>The Charlson Comorbidity</w:t>
      </w:r>
      <w:r w:rsidR="00317595" w:rsidRPr="005A785E">
        <w:rPr>
          <w:b/>
          <w:i/>
          <w:lang w:val="en-GB"/>
        </w:rPr>
        <w:t xml:space="preserve"> </w:t>
      </w:r>
      <w:r w:rsidRPr="005A785E">
        <w:rPr>
          <w:b/>
          <w:i/>
          <w:lang w:val="en-GB"/>
        </w:rPr>
        <w:t>Index</w:t>
      </w:r>
      <w:r w:rsidR="00317595" w:rsidRPr="005A785E">
        <w:rPr>
          <w:b/>
          <w:lang w:val="en-GB"/>
        </w:rPr>
        <w:t xml:space="preserve"> </w:t>
      </w:r>
      <w:r w:rsidR="00317595" w:rsidRPr="005A785E">
        <w:rPr>
          <w:lang w:val="en-GB"/>
        </w:rPr>
        <w:t>(CCI)</w:t>
      </w:r>
      <w:r w:rsidRPr="005A785E">
        <w:rPr>
          <w:lang w:val="en-GB"/>
        </w:rPr>
        <w:t xml:space="preserve"> </w:t>
      </w:r>
      <w:r w:rsidR="004A5D21" w:rsidRPr="005A785E">
        <w:rPr>
          <w:lang w:val="en-GB"/>
        </w:rPr>
        <w:t>is a diagnose</w:t>
      </w:r>
      <w:r w:rsidR="003A537E">
        <w:rPr>
          <w:lang w:val="en-GB"/>
        </w:rPr>
        <w:t>-</w:t>
      </w:r>
      <w:r w:rsidR="004A5D21" w:rsidRPr="005A785E">
        <w:rPr>
          <w:lang w:val="en-GB"/>
        </w:rPr>
        <w:t xml:space="preserve">based </w:t>
      </w:r>
      <w:r w:rsidR="001A069F" w:rsidRPr="005A785E">
        <w:rPr>
          <w:lang w:val="en-GB"/>
        </w:rPr>
        <w:t>coding algorithm</w:t>
      </w:r>
      <w:r w:rsidR="00B43243" w:rsidRPr="005A785E">
        <w:rPr>
          <w:lang w:val="en-GB"/>
        </w:rPr>
        <w:t xml:space="preserve"> used in research</w:t>
      </w:r>
      <w:r w:rsidR="001A069F" w:rsidRPr="005A785E">
        <w:rPr>
          <w:lang w:val="en-GB"/>
        </w:rPr>
        <w:t>.</w:t>
      </w:r>
      <w:r w:rsidR="001A069F" w:rsidRPr="005A785E">
        <w:rPr>
          <w:lang w:val="en-GB"/>
        </w:rPr>
        <w:fldChar w:fldCharType="begin"/>
      </w:r>
      <w:r w:rsidR="00835723">
        <w:rPr>
          <w:lang w:val="en-GB"/>
        </w:rPr>
        <w:instrText xml:space="preserve"> ADDIN EN.CITE &lt;EndNote&gt;&lt;Cite&gt;&lt;Author&gt;Charlson&lt;/Author&gt;&lt;Year&gt;1987&lt;/Year&gt;&lt;RecNum&gt;1163&lt;/RecNum&gt;&lt;DisplayText&gt;(17)&lt;/DisplayText&gt;&lt;record&gt;&lt;rec-number&gt;1163&lt;/rec-number&gt;&lt;foreign-keys&gt;&lt;key app="EN" db-id="ewta200xk99rtmefz2kvtzshf0adzttzzex9"&gt;1163&lt;/key&gt;&lt;/foreign-keys&gt;&lt;ref-type name="Journal Article"&gt;17&lt;/ref-type&gt;&lt;contributors&gt;&lt;authors&gt;&lt;author&gt;Charlson, M. E.&lt;/author&gt;&lt;author&gt;Pompei, P.&lt;/author&gt;&lt;author&gt;Ales, K. L.&lt;/author&gt;&lt;author&gt;MacKenzie, C. R.&lt;/author&gt;&lt;/authors&gt;&lt;/contributors&gt;&lt;titles&gt;&lt;title&gt;A new method of classifying prognostic comorbidity in longitudinal studies: development and validation&lt;/title&gt;&lt;secondary-title&gt;J Chronic Dis&lt;/secondary-title&gt;&lt;alt-title&gt;Journal of chronic diseases&lt;/alt-title&gt;&lt;/titles&gt;&lt;pages&gt;373-83&lt;/pages&gt;&lt;volume&gt;40&lt;/volume&gt;&lt;number&gt;5&lt;/number&gt;&lt;keywords&gt;&lt;keyword&gt;Actuarial Analysis&lt;/keyword&gt;&lt;keyword&gt;Age Factors&lt;/keyword&gt;&lt;keyword&gt;Breast Neoplasms/epidemiology&lt;/keyword&gt;&lt;keyword&gt;*Epidemiologic Methods&lt;/keyword&gt;&lt;keyword&gt;Female&lt;/keyword&gt;&lt;keyword&gt;Follow-Up Studies&lt;/keyword&gt;&lt;keyword&gt;Humans&lt;/keyword&gt;&lt;keyword&gt;*Longitudinal Studies&lt;/keyword&gt;&lt;keyword&gt;*Morbidity&lt;/keyword&gt;&lt;keyword&gt;New York City&lt;/keyword&gt;&lt;keyword&gt;Prognosis&lt;/keyword&gt;&lt;keyword&gt;Prospective Studies&lt;/keyword&gt;&lt;keyword&gt;Risk&lt;/keyword&gt;&lt;/keywords&gt;&lt;dates&gt;&lt;year&gt;1987&lt;/year&gt;&lt;/dates&gt;&lt;isbn&gt;0021-9681 (Print)&amp;#xD;0021-9681 (Linking)&lt;/isbn&gt;&lt;accession-num&gt;3558716&lt;/accession-num&gt;&lt;urls&gt;&lt;related-urls&gt;&lt;url&gt;http://www.ncbi.nlm.nih.gov/pubmed/3558716&lt;/url&gt;&lt;/related-urls&gt;&lt;/urls&gt;&lt;/record&gt;&lt;/Cite&gt;&lt;/EndNote&gt;</w:instrText>
      </w:r>
      <w:r w:rsidR="001A069F" w:rsidRPr="005A785E">
        <w:rPr>
          <w:lang w:val="en-GB"/>
        </w:rPr>
        <w:fldChar w:fldCharType="separate"/>
      </w:r>
      <w:r w:rsidR="00835723">
        <w:rPr>
          <w:noProof/>
          <w:lang w:val="en-GB"/>
        </w:rPr>
        <w:t>(</w:t>
      </w:r>
      <w:hyperlink w:anchor="_ENREF_17" w:tooltip="Charlson, 1987 #1163" w:history="1">
        <w:r w:rsidR="002C400F">
          <w:rPr>
            <w:noProof/>
            <w:lang w:val="en-GB"/>
          </w:rPr>
          <w:t>17</w:t>
        </w:r>
      </w:hyperlink>
      <w:r w:rsidR="00835723">
        <w:rPr>
          <w:noProof/>
          <w:lang w:val="en-GB"/>
        </w:rPr>
        <w:t>)</w:t>
      </w:r>
      <w:r w:rsidR="001A069F" w:rsidRPr="005A785E">
        <w:rPr>
          <w:lang w:val="en-GB"/>
        </w:rPr>
        <w:fldChar w:fldCharType="end"/>
      </w:r>
      <w:r w:rsidR="00317595" w:rsidRPr="005A785E">
        <w:rPr>
          <w:lang w:val="en-GB"/>
        </w:rPr>
        <w:t xml:space="preserve"> </w:t>
      </w:r>
      <w:r w:rsidR="001A069F" w:rsidRPr="005A785E">
        <w:rPr>
          <w:lang w:val="en-GB"/>
        </w:rPr>
        <w:t xml:space="preserve">It was developed </w:t>
      </w:r>
      <w:r w:rsidR="00A61FBA">
        <w:rPr>
          <w:lang w:val="en-GB"/>
        </w:rPr>
        <w:t>through</w:t>
      </w:r>
      <w:r w:rsidR="00CC1D17">
        <w:rPr>
          <w:lang w:val="en-GB"/>
        </w:rPr>
        <w:t xml:space="preserve"> defining numerous clinical conditions and assessing their relevance in the prediction of one-year mortality.</w:t>
      </w:r>
      <w:r w:rsidR="001A069F" w:rsidRPr="005A785E">
        <w:rPr>
          <w:lang w:val="en-GB"/>
        </w:rPr>
        <w:t xml:space="preserve"> </w:t>
      </w:r>
      <w:r w:rsidR="00764A6D">
        <w:rPr>
          <w:lang w:val="en-GB"/>
        </w:rPr>
        <w:t>Each of the 19</w:t>
      </w:r>
      <w:r w:rsidR="00CC1D17">
        <w:rPr>
          <w:lang w:val="en-GB"/>
        </w:rPr>
        <w:t xml:space="preserve"> comorbidities </w:t>
      </w:r>
      <w:r w:rsidR="00A61FBA">
        <w:rPr>
          <w:lang w:val="en-GB"/>
        </w:rPr>
        <w:t>was</w:t>
      </w:r>
      <w:r w:rsidR="00CC1D17">
        <w:rPr>
          <w:lang w:val="en-GB"/>
        </w:rPr>
        <w:t xml:space="preserve"> then assigned a weighted score based on their relevance in prediction of </w:t>
      </w:r>
      <w:commentRangeStart w:id="24"/>
      <w:r w:rsidR="00CC1D17">
        <w:rPr>
          <w:lang w:val="en-GB"/>
        </w:rPr>
        <w:t xml:space="preserve">one-year </w:t>
      </w:r>
      <w:r w:rsidR="00384225">
        <w:rPr>
          <w:lang w:val="en-GB"/>
        </w:rPr>
        <w:t xml:space="preserve">all-cause </w:t>
      </w:r>
      <w:r w:rsidR="00CC1D17">
        <w:rPr>
          <w:lang w:val="en-GB"/>
        </w:rPr>
        <w:t>mortality</w:t>
      </w:r>
      <w:commentRangeEnd w:id="24"/>
      <w:r w:rsidR="00943A42">
        <w:rPr>
          <w:rStyle w:val="Kommentarsreferens"/>
          <w:lang w:eastAsia="ja-JP"/>
        </w:rPr>
        <w:commentReference w:id="24"/>
      </w:r>
      <w:r w:rsidR="00CC1D17">
        <w:rPr>
          <w:lang w:val="en-GB"/>
        </w:rPr>
        <w:t xml:space="preserve">. </w:t>
      </w:r>
      <w:r w:rsidR="00317595" w:rsidRPr="005A785E">
        <w:rPr>
          <w:lang w:val="en-GB"/>
        </w:rPr>
        <w:t>In th</w:t>
      </w:r>
      <w:r w:rsidR="00943A42">
        <w:rPr>
          <w:lang w:val="en-GB"/>
        </w:rPr>
        <w:t>e present</w:t>
      </w:r>
      <w:r w:rsidR="00317595" w:rsidRPr="005A785E">
        <w:rPr>
          <w:lang w:val="en-GB"/>
        </w:rPr>
        <w:t xml:space="preserve"> study </w:t>
      </w:r>
      <w:r w:rsidR="00C73612" w:rsidRPr="005A785E">
        <w:rPr>
          <w:lang w:val="en-GB"/>
        </w:rPr>
        <w:t>the original weighting</w:t>
      </w:r>
      <w:r w:rsidR="002C400F">
        <w:rPr>
          <w:lang w:val="en-GB"/>
        </w:rPr>
        <w:t xml:space="preserve"> of the Deyo-modification</w:t>
      </w:r>
      <w:r w:rsidR="002C400F">
        <w:rPr>
          <w:lang w:val="en-GB"/>
        </w:rPr>
        <w:fldChar w:fldCharType="begin"/>
      </w:r>
      <w:r w:rsidR="002C400F">
        <w:rPr>
          <w:lang w:val="en-GB"/>
        </w:rPr>
        <w:instrText xml:space="preserve"> ADDIN EN.CITE &lt;EndNote&gt;&lt;Cite&gt;&lt;Author&gt;Deyo&lt;/Author&gt;&lt;Year&gt;1992&lt;/Year&gt;&lt;RecNum&gt;1173&lt;/RecNum&gt;&lt;DisplayText&gt;(7)&lt;/DisplayText&gt;&lt;record&gt;&lt;rec-number&gt;1173&lt;/rec-number&gt;&lt;foreign-keys&gt;&lt;key app="EN" db-id="ewta200xk99rtmefz2kvtzshf0adzttzzex9"&gt;1173&lt;/key&gt;&lt;/foreign-keys&gt;&lt;ref-type name="Journal Article"&gt;17&lt;/ref-type&gt;&lt;contributors&gt;&lt;authors&gt;&lt;author&gt;Deyo, R. A.&lt;/author&gt;&lt;author&gt;Cherkin, D. C.&lt;/author&gt;&lt;author&gt;Ciol, M. A.&lt;/author&gt;&lt;/authors&gt;&lt;/contributors&gt;&lt;auth-address&gt;Department of Medicine, University of Washington, Seattle 98195.&lt;/auth-address&gt;&lt;titles&gt;&lt;title&gt;Adapting a clinical comorbidity index for use with ICD-9-CM administrative databases&lt;/title&gt;&lt;secondary-title&gt;J Clin Epidemiol&lt;/secondary-title&gt;&lt;alt-title&gt;Journal of clinical epidemiology&lt;/alt-title&gt;&lt;/titles&gt;&lt;periodical&gt;&lt;full-title&gt;J Clin Epidemiol&lt;/full-title&gt;&lt;abbr-1&gt;Journal of clinical epidemiology&lt;/abbr-1&gt;&lt;/periodical&gt;&lt;alt-periodical&gt;&lt;full-title&gt;J Clin Epidemiol&lt;/full-title&gt;&lt;abbr-1&gt;Journal of clinical epidemiology&lt;/abbr-1&gt;&lt;/alt-periodical&gt;&lt;pages&gt;613-9&lt;/pages&gt;&lt;volume&gt;45&lt;/volume&gt;&lt;number&gt;6&lt;/number&gt;&lt;keywords&gt;&lt;keyword&gt;Aged&lt;/keyword&gt;&lt;keyword&gt;*Comorbidity&lt;/keyword&gt;&lt;keyword&gt;*Databases, Factual&lt;/keyword&gt;&lt;keyword&gt;Female&lt;/keyword&gt;&lt;keyword&gt;Humans&lt;/keyword&gt;&lt;keyword&gt;Lumbar Vertebrae/surgery&lt;/keyword&gt;&lt;keyword&gt;Male&lt;/keyword&gt;&lt;keyword&gt;Medical Records&lt;/keyword&gt;&lt;keyword&gt;Medicare&lt;/keyword&gt;&lt;keyword&gt;Spinal Diseases/classification/diagnosis&lt;/keyword&gt;&lt;keyword&gt;Treatment Outcome&lt;/keyword&gt;&lt;keyword&gt;United States&lt;/keyword&gt;&lt;/keywords&gt;&lt;dates&gt;&lt;year&gt;1992&lt;/year&gt;&lt;pub-dates&gt;&lt;date&gt;Jun&lt;/date&gt;&lt;/pub-dates&gt;&lt;/dates&gt;&lt;isbn&gt;0895-4356 (Print)&amp;#xD;0895-4356 (Linking)&lt;/isbn&gt;&lt;accession-num&gt;1607900&lt;/accession-num&gt;&lt;urls&gt;&lt;related-urls&gt;&lt;url&gt;http://www.ncbi.nlm.nih.gov/pubmed/1607900&lt;/url&gt;&lt;/related-urls&gt;&lt;/urls&gt;&lt;/record&gt;&lt;/Cite&gt;&lt;/EndNote&gt;</w:instrText>
      </w:r>
      <w:r w:rsidR="002C400F">
        <w:rPr>
          <w:lang w:val="en-GB"/>
        </w:rPr>
        <w:fldChar w:fldCharType="separate"/>
      </w:r>
      <w:r w:rsidR="002C400F">
        <w:rPr>
          <w:noProof/>
          <w:lang w:val="en-GB"/>
        </w:rPr>
        <w:t>(</w:t>
      </w:r>
      <w:hyperlink w:anchor="_ENREF_7" w:tooltip="Deyo, 1992 #1173" w:history="1">
        <w:r w:rsidR="002C400F">
          <w:rPr>
            <w:noProof/>
            <w:lang w:val="en-GB"/>
          </w:rPr>
          <w:t>7</w:t>
        </w:r>
      </w:hyperlink>
      <w:r w:rsidR="002C400F">
        <w:rPr>
          <w:noProof/>
          <w:lang w:val="en-GB"/>
        </w:rPr>
        <w:t>)</w:t>
      </w:r>
      <w:r w:rsidR="002C400F">
        <w:rPr>
          <w:lang w:val="en-GB"/>
        </w:rPr>
        <w:fldChar w:fldCharType="end"/>
      </w:r>
      <w:r w:rsidR="002C400F">
        <w:rPr>
          <w:lang w:val="en-GB"/>
        </w:rPr>
        <w:t xml:space="preserve"> of the index</w:t>
      </w:r>
      <w:r w:rsidR="00C73612" w:rsidRPr="005A785E">
        <w:rPr>
          <w:lang w:val="en-GB"/>
        </w:rPr>
        <w:t xml:space="preserve"> and the</w:t>
      </w:r>
      <w:r w:rsidR="007C5D8B" w:rsidRPr="005A785E">
        <w:rPr>
          <w:lang w:val="en-GB"/>
        </w:rPr>
        <w:t xml:space="preserve"> </w:t>
      </w:r>
      <w:r w:rsidR="00943A42">
        <w:rPr>
          <w:lang w:val="en-GB"/>
        </w:rPr>
        <w:t xml:space="preserve">revised </w:t>
      </w:r>
      <w:r w:rsidR="007C5D8B" w:rsidRPr="005A785E">
        <w:rPr>
          <w:lang w:val="en-GB"/>
        </w:rPr>
        <w:t>weighting according to Quan were</w:t>
      </w:r>
      <w:r w:rsidR="00C73612" w:rsidRPr="005A785E">
        <w:rPr>
          <w:lang w:val="en-GB"/>
        </w:rPr>
        <w:t xml:space="preserve"> </w:t>
      </w:r>
      <w:r w:rsidR="00943A42">
        <w:rPr>
          <w:lang w:val="en-GB"/>
        </w:rPr>
        <w:t xml:space="preserve">both </w:t>
      </w:r>
      <w:r w:rsidR="00C73612" w:rsidRPr="005A785E">
        <w:rPr>
          <w:lang w:val="en-GB"/>
        </w:rPr>
        <w:t>investigated</w:t>
      </w:r>
      <w:r w:rsidR="00317595" w:rsidRPr="005A785E">
        <w:rPr>
          <w:lang w:val="en-GB"/>
        </w:rPr>
        <w:t xml:space="preserve">. </w:t>
      </w:r>
      <w:r w:rsidR="00C73612" w:rsidRPr="005A785E">
        <w:rPr>
          <w:lang w:val="en-GB"/>
        </w:rPr>
        <w:fldChar w:fldCharType="begin">
          <w:fldData xml:space="preserve">PEVuZE5vdGU+PENpdGU+PEF1dGhvcj5DaGFybHNvbjwvQXV0aG9yPjxZZWFyPjE5ODc8L1llYXI+
PFJlY051bT4xMTYzPC9SZWNOdW0+PERpc3BsYXlUZXh0Pig4LCAxNyk8L0Rpc3BsYXlUZXh0Pjxy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835723">
        <w:rPr>
          <w:lang w:val="en-GB"/>
        </w:rPr>
        <w:instrText xml:space="preserve"> ADDIN EN.CITE </w:instrText>
      </w:r>
      <w:r w:rsidR="00835723">
        <w:rPr>
          <w:lang w:val="en-GB"/>
        </w:rPr>
        <w:fldChar w:fldCharType="begin">
          <w:fldData xml:space="preserve">PEVuZE5vdGU+PENpdGU+PEF1dGhvcj5DaGFybHNvbjwvQXV0aG9yPjxZZWFyPjE5ODc8L1llYXI+
PFJlY051bT4xMTYzPC9SZWNOdW0+PERpc3BsYXlUZXh0Pig4LCAxNyk8L0Rpc3BsYXlUZXh0Pjxy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835723">
        <w:rPr>
          <w:lang w:val="en-GB"/>
        </w:rPr>
        <w:instrText xml:space="preserve"> ADDIN EN.CITE.DATA </w:instrText>
      </w:r>
      <w:r w:rsidR="00835723">
        <w:rPr>
          <w:lang w:val="en-GB"/>
        </w:rPr>
      </w:r>
      <w:r w:rsidR="00835723">
        <w:rPr>
          <w:lang w:val="en-GB"/>
        </w:rPr>
        <w:fldChar w:fldCharType="end"/>
      </w:r>
      <w:r w:rsidR="00C73612" w:rsidRPr="005A785E">
        <w:rPr>
          <w:lang w:val="en-GB"/>
        </w:rPr>
      </w:r>
      <w:r w:rsidR="00C73612" w:rsidRPr="005A785E">
        <w:rPr>
          <w:lang w:val="en-GB"/>
        </w:rPr>
        <w:fldChar w:fldCharType="separate"/>
      </w:r>
      <w:r w:rsidR="00835723">
        <w:rPr>
          <w:noProof/>
          <w:lang w:val="en-GB"/>
        </w:rPr>
        <w:t>(</w:t>
      </w:r>
      <w:hyperlink w:anchor="_ENREF_8" w:tooltip="Quan, 2011 #1091" w:history="1">
        <w:r w:rsidR="002C400F">
          <w:rPr>
            <w:noProof/>
            <w:lang w:val="en-GB"/>
          </w:rPr>
          <w:t>8</w:t>
        </w:r>
      </w:hyperlink>
      <w:r w:rsidR="00835723">
        <w:rPr>
          <w:noProof/>
          <w:lang w:val="en-GB"/>
        </w:rPr>
        <w:t xml:space="preserve">, </w:t>
      </w:r>
      <w:hyperlink w:anchor="_ENREF_17" w:tooltip="Charlson, 1987 #1163" w:history="1">
        <w:r w:rsidR="002C400F">
          <w:rPr>
            <w:noProof/>
            <w:lang w:val="en-GB"/>
          </w:rPr>
          <w:t>17</w:t>
        </w:r>
      </w:hyperlink>
      <w:r w:rsidR="00835723">
        <w:rPr>
          <w:noProof/>
          <w:lang w:val="en-GB"/>
        </w:rPr>
        <w:t>)</w:t>
      </w:r>
      <w:r w:rsidR="00C73612" w:rsidRPr="005A785E">
        <w:rPr>
          <w:lang w:val="en-GB"/>
        </w:rPr>
        <w:fldChar w:fldCharType="end"/>
      </w:r>
    </w:p>
    <w:p w14:paraId="3CF4D5A5" w14:textId="29EBD44F" w:rsidR="00B43243" w:rsidRPr="005A785E" w:rsidRDefault="005A785E" w:rsidP="00317595">
      <w:pPr>
        <w:spacing w:line="480" w:lineRule="auto"/>
        <w:rPr>
          <w:lang w:val="en-GB"/>
        </w:rPr>
      </w:pPr>
      <w:r w:rsidRPr="005A785E">
        <w:rPr>
          <w:b/>
          <w:i/>
          <w:lang w:val="en-GB"/>
        </w:rPr>
        <w:t>The Elixhauser Score</w:t>
      </w:r>
      <w:r w:rsidRPr="005A785E">
        <w:rPr>
          <w:lang w:val="en-GB"/>
        </w:rPr>
        <w:t xml:space="preserve"> is a </w:t>
      </w:r>
      <w:r>
        <w:rPr>
          <w:lang w:val="en-GB"/>
        </w:rPr>
        <w:t>diagnose-</w:t>
      </w:r>
      <w:r w:rsidRPr="005A785E">
        <w:rPr>
          <w:lang w:val="en-GB"/>
        </w:rPr>
        <w:t xml:space="preserve">based coding algorithm used in research. </w:t>
      </w:r>
      <w:r w:rsidR="00B43243" w:rsidRPr="005A785E">
        <w:rPr>
          <w:lang w:val="en-GB"/>
        </w:rPr>
        <w:fldChar w:fldCharType="begin"/>
      </w:r>
      <w:r w:rsidR="00835723">
        <w:rPr>
          <w:lang w:val="en-GB"/>
        </w:rPr>
        <w:instrText xml:space="preserve"> ADDIN EN.CITE &lt;EndNote&gt;&lt;Cite&gt;&lt;Author&gt;Elixhauser&lt;/Author&gt;&lt;Year&gt;1998&lt;/Year&gt;&lt;RecNum&gt;1175&lt;/RecNum&gt;&lt;DisplayText&gt;(18)&lt;/DisplayText&gt;&lt;record&gt;&lt;rec-number&gt;1175&lt;/rec-number&gt;&lt;foreign-keys&gt;&lt;key app="EN" db-id="ewta200xk99rtmefz2kvtzshf0adzttzzex9"&gt;1175&lt;/key&gt;&lt;/foreign-keys&gt;&lt;ref-type name="Journal Article"&gt;17&lt;/ref-type&gt;&lt;contributors&gt;&lt;authors&gt;&lt;author&gt;Elixhauser, A.&lt;/author&gt;&lt;author&gt;Steiner, C.&lt;/author&gt;&lt;author&gt;Harris, D. R.&lt;/author&gt;&lt;author&gt;Coffey, R. M.&lt;/author&gt;&lt;/authors&gt;&lt;/contributors&gt;&lt;auth-address&gt;MEDTAP International, Inc., Bethesda, MD 20814, USA. elix@medtap.com&lt;/auth-address&gt;&lt;titles&gt;&lt;title&gt;Comorbidity measures for use with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8-27&lt;/pages&gt;&lt;volume&gt;36&lt;/volume&gt;&lt;number&gt;1&lt;/number&gt;&lt;keywords&gt;&lt;keyword&gt;Adult&lt;/keyword&gt;&lt;keyword&gt;*Algorithms&lt;/keyword&gt;&lt;keyword&gt;California&lt;/keyword&gt;&lt;keyword&gt;*Comorbidity&lt;/keyword&gt;&lt;keyword&gt;*Data Interpretation, Statistical&lt;/keyword&gt;&lt;keyword&gt;Diagnosis-Related Groups&lt;/keyword&gt;&lt;keyword&gt;Health Services Research/*methods&lt;/keyword&gt;&lt;keyword&gt;Hospital Charges&lt;/keyword&gt;&lt;keyword&gt;Hospital Mortality&lt;/keyword&gt;&lt;keyword&gt;Humans&lt;/keyword&gt;&lt;keyword&gt;Length of Stay&lt;/keyword&gt;&lt;keyword&gt;Middle Aged&lt;/keyword&gt;&lt;keyword&gt;*Outcome and Process Assessment (Health Care)&lt;/keyword&gt;&lt;keyword&gt;Reproducibility of Results&lt;/keyword&gt;&lt;/keywords&gt;&lt;dates&gt;&lt;year&gt;1998&lt;/year&gt;&lt;pub-dates&gt;&lt;date&gt;Jan&lt;/date&gt;&lt;/pub-dates&gt;&lt;/dates&gt;&lt;isbn&gt;0025-7079 (Print)&amp;#xD;0025-7079 (Linking)&lt;/isbn&gt;&lt;accession-num&gt;9431328&lt;/accession-num&gt;&lt;urls&gt;&lt;related-urls&gt;&lt;url&gt;http://www.ncbi.nlm.nih.gov/pubmed/9431328&lt;/url&gt;&lt;/related-urls&gt;&lt;/urls&gt;&lt;/record&gt;&lt;/Cite&gt;&lt;/EndNote&gt;</w:instrText>
      </w:r>
      <w:r w:rsidR="00B43243" w:rsidRPr="005A785E">
        <w:rPr>
          <w:lang w:val="en-GB"/>
        </w:rPr>
        <w:fldChar w:fldCharType="separate"/>
      </w:r>
      <w:r w:rsidR="00835723">
        <w:rPr>
          <w:noProof/>
          <w:lang w:val="en-GB"/>
        </w:rPr>
        <w:t>(</w:t>
      </w:r>
      <w:hyperlink w:anchor="_ENREF_18" w:tooltip="Elixhauser, 1998 #1175" w:history="1">
        <w:r w:rsidR="002C400F">
          <w:rPr>
            <w:noProof/>
            <w:lang w:val="en-GB"/>
          </w:rPr>
          <w:t>18</w:t>
        </w:r>
      </w:hyperlink>
      <w:r w:rsidR="00835723">
        <w:rPr>
          <w:noProof/>
          <w:lang w:val="en-GB"/>
        </w:rPr>
        <w:t>)</w:t>
      </w:r>
      <w:r w:rsidR="00B43243" w:rsidRPr="005A785E">
        <w:rPr>
          <w:lang w:val="en-GB"/>
        </w:rPr>
        <w:fldChar w:fldCharType="end"/>
      </w:r>
      <w:r w:rsidR="00317595" w:rsidRPr="005A785E">
        <w:rPr>
          <w:lang w:val="en-GB"/>
        </w:rPr>
        <w:t xml:space="preserve"> </w:t>
      </w:r>
      <w:r w:rsidR="00B43243" w:rsidRPr="005A785E">
        <w:rPr>
          <w:lang w:val="en-GB"/>
        </w:rPr>
        <w:t xml:space="preserve">The Elixhauser Score is more detailed </w:t>
      </w:r>
      <w:r w:rsidR="00943A42">
        <w:rPr>
          <w:lang w:val="en-GB"/>
        </w:rPr>
        <w:t>than the CCI</w:t>
      </w:r>
      <w:ins w:id="25" w:author="Nils Hailer" w:date="2016-11-28T11:06:00Z">
        <w:r w:rsidR="00E96CC0">
          <w:rPr>
            <w:lang w:val="en-GB"/>
          </w:rPr>
          <w:t>,</w:t>
        </w:r>
      </w:ins>
      <w:r w:rsidR="00943A42">
        <w:rPr>
          <w:lang w:val="en-GB"/>
        </w:rPr>
        <w:t xml:space="preserve"> </w:t>
      </w:r>
      <w:r w:rsidR="00CC1D17">
        <w:rPr>
          <w:lang w:val="en-GB"/>
        </w:rPr>
        <w:t xml:space="preserve">with 30 </w:t>
      </w:r>
      <w:ins w:id="26" w:author="Nils Hailer" w:date="2016-11-28T11:06:00Z">
        <w:r w:rsidR="00E96CC0">
          <w:rPr>
            <w:lang w:val="en-GB"/>
          </w:rPr>
          <w:t xml:space="preserve">categories </w:t>
        </w:r>
      </w:ins>
      <w:r w:rsidR="00CC1D17">
        <w:rPr>
          <w:lang w:val="en-GB"/>
        </w:rPr>
        <w:t xml:space="preserve">included </w:t>
      </w:r>
      <w:del w:id="27" w:author="Nils Hailer" w:date="2016-11-28T11:06:00Z">
        <w:r w:rsidR="0046511F" w:rsidDel="00E96CC0">
          <w:rPr>
            <w:lang w:val="en-GB"/>
          </w:rPr>
          <w:delText xml:space="preserve">categories </w:delText>
        </w:r>
      </w:del>
      <w:r w:rsidR="00CC1D17">
        <w:rPr>
          <w:lang w:val="en-GB"/>
        </w:rPr>
        <w:t>in the original algorithm</w:t>
      </w:r>
      <w:r w:rsidR="00B43243" w:rsidRPr="005A785E">
        <w:rPr>
          <w:lang w:val="en-GB"/>
        </w:rPr>
        <w:t>.</w:t>
      </w:r>
      <w:r w:rsidR="0046511F" w:rsidRPr="0046511F">
        <w:rPr>
          <w:lang w:val="en-GB"/>
        </w:rPr>
        <w:t xml:space="preserve"> </w:t>
      </w:r>
      <w:r w:rsidR="0046511F" w:rsidRPr="005A785E">
        <w:rPr>
          <w:lang w:val="en-GB"/>
        </w:rPr>
        <w:t>In th</w:t>
      </w:r>
      <w:r w:rsidR="00943A42">
        <w:rPr>
          <w:lang w:val="en-GB"/>
        </w:rPr>
        <w:t>e</w:t>
      </w:r>
      <w:r w:rsidR="0046511F" w:rsidRPr="005A785E">
        <w:rPr>
          <w:lang w:val="en-GB"/>
        </w:rPr>
        <w:t xml:space="preserve"> </w:t>
      </w:r>
      <w:r w:rsidR="00943A42">
        <w:rPr>
          <w:lang w:val="en-GB"/>
        </w:rPr>
        <w:t xml:space="preserve">present </w:t>
      </w:r>
      <w:r w:rsidR="0046511F" w:rsidRPr="005A785E">
        <w:rPr>
          <w:lang w:val="en-GB"/>
        </w:rPr>
        <w:t xml:space="preserve">study the weighting </w:t>
      </w:r>
      <w:r w:rsidR="00943A42">
        <w:rPr>
          <w:lang w:val="en-GB"/>
        </w:rPr>
        <w:t xml:space="preserve">of categories </w:t>
      </w:r>
      <w:r w:rsidR="0046511F" w:rsidRPr="005A785E">
        <w:rPr>
          <w:lang w:val="en-GB"/>
        </w:rPr>
        <w:t xml:space="preserve">according to </w:t>
      </w:r>
      <w:r w:rsidR="0046511F">
        <w:rPr>
          <w:lang w:val="en-GB"/>
        </w:rPr>
        <w:t>van Walraven</w:t>
      </w:r>
      <w:r w:rsidR="0046511F" w:rsidRPr="005A785E">
        <w:rPr>
          <w:lang w:val="en-GB"/>
        </w:rPr>
        <w:t xml:space="preserve"> </w:t>
      </w:r>
      <w:r w:rsidR="0046511F">
        <w:rPr>
          <w:lang w:val="en-GB"/>
        </w:rPr>
        <w:t>was used</w:t>
      </w:r>
      <w:r w:rsidR="0046511F" w:rsidRPr="005A785E">
        <w:rPr>
          <w:lang w:val="en-GB"/>
        </w:rPr>
        <w:t>.</w:t>
      </w:r>
      <w:r w:rsidR="00A61FBA">
        <w:rPr>
          <w:lang w:val="en-GB"/>
        </w:rPr>
        <w:fldChar w:fldCharType="begin"/>
      </w:r>
      <w:r w:rsidR="00A61FBA">
        <w:rPr>
          <w:lang w:val="en-GB"/>
        </w:rPr>
        <w:instrText xml:space="preserve"> ADDIN EN.CITE &lt;EndNote&gt;&lt;Cite&gt;&lt;Author&gt;van Walraven&lt;/Author&gt;&lt;Year&gt;2009&lt;/Year&gt;&lt;RecNum&gt;1368&lt;/RecNum&gt;&lt;DisplayText&gt;(10)&lt;/DisplayText&gt;&lt;record&gt;&lt;rec-number&gt;1368&lt;/rec-number&gt;&lt;foreign-keys&gt;&lt;key app="EN" db-id="ewta200xk99rtmefz2kvtzshf0adzttzzex9"&gt;1368&lt;/key&gt;&lt;/foreign-keys&gt;&lt;ref-type name="Journal Article"&gt;17&lt;/ref-type&gt;&lt;contributors&gt;&lt;authors&gt;&lt;author&gt;van Walraven, C.&lt;/author&gt;&lt;author&gt;Austin, P. C.&lt;/author&gt;&lt;author&gt;Jennings, A.&lt;/author&gt;&lt;author&gt;Quan, H.&lt;/author&gt;&lt;author&gt;Forster, A. J.&lt;/author&gt;&lt;/authors&gt;&lt;/contributors&gt;&lt;auth-address&gt;Ottawa Health Research Institute, Ottawa, Ontario, Canada. carlv@ohri.ca&lt;/auth-address&gt;&lt;titles&gt;&lt;title&gt;A modification of the Elixhauser comorbidity measures into a point system for hospital death using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care&lt;/abbr-1&gt;&lt;/alt-periodical&gt;&lt;pages&gt;626-33&lt;/pages&gt;&lt;volume&gt;47&lt;/volume&gt;&lt;number&gt;6&lt;/number&gt;&lt;keywords&gt;&lt;keyword&gt;Cohort Studies&lt;/keyword&gt;&lt;keyword&gt;*Comorbidity&lt;/keyword&gt;&lt;keyword&gt;Health Services Research/statistics &amp;amp; numerical data&lt;/keyword&gt;&lt;keyword&gt;Hospital Administration/*statistics &amp;amp; numerical data&lt;/keyword&gt;&lt;keyword&gt;*Hospital Mortality&lt;/keyword&gt;&lt;keyword&gt;Hospitals, Teaching/statistics &amp;amp; numerical data&lt;/keyword&gt;&lt;keyword&gt;Humans&lt;/keyword&gt;&lt;keyword&gt;International Classification of Diseases/statistics &amp;amp; numerical data&lt;/keyword&gt;&lt;keyword&gt;Models, Statistical&lt;/keyword&gt;&lt;keyword&gt;Risk Adjustment&lt;/keyword&gt;&lt;/keywords&gt;&lt;dates&gt;&lt;year&gt;2009&lt;/year&gt;&lt;pub-dates&gt;&lt;date&gt;Jun&lt;/date&gt;&lt;/pub-dates&gt;&lt;/dates&gt;&lt;isbn&gt;1537-1948 (Electronic)&amp;#xD;0025-7079 (Linking)&lt;/isbn&gt;&lt;accession-num&gt;19433995&lt;/accession-num&gt;&lt;urls&gt;&lt;related-urls&gt;&lt;url&gt;http://www.ncbi.nlm.nih.gov/pubmed/19433995&lt;/url&gt;&lt;/related-urls&gt;&lt;/urls&gt;&lt;electronic-resource-num&gt;10.1097/MLR.0b013e31819432e5&lt;/electronic-resource-num&gt;&lt;/record&gt;&lt;/Cite&gt;&lt;/EndNote&gt;</w:instrText>
      </w:r>
      <w:r w:rsidR="00A61FBA">
        <w:rPr>
          <w:lang w:val="en-GB"/>
        </w:rPr>
        <w:fldChar w:fldCharType="separate"/>
      </w:r>
      <w:r w:rsidR="00A61FBA">
        <w:rPr>
          <w:noProof/>
          <w:lang w:val="en-GB"/>
        </w:rPr>
        <w:t>(</w:t>
      </w:r>
      <w:hyperlink w:anchor="_ENREF_10" w:tooltip="van Walraven, 2009 #1368" w:history="1">
        <w:r w:rsidR="002C400F">
          <w:rPr>
            <w:noProof/>
            <w:lang w:val="en-GB"/>
          </w:rPr>
          <w:t>10</w:t>
        </w:r>
      </w:hyperlink>
      <w:r w:rsidR="00A61FBA">
        <w:rPr>
          <w:noProof/>
          <w:lang w:val="en-GB"/>
        </w:rPr>
        <w:t>)</w:t>
      </w:r>
      <w:r w:rsidR="00A61FBA">
        <w:rPr>
          <w:lang w:val="en-GB"/>
        </w:rPr>
        <w:fldChar w:fldCharType="end"/>
      </w:r>
    </w:p>
    <w:p w14:paraId="2B9C502F" w14:textId="08081AD6" w:rsidR="00B43243" w:rsidRPr="005A785E" w:rsidRDefault="00E11A4C" w:rsidP="00B31885">
      <w:pPr>
        <w:spacing w:line="480" w:lineRule="auto"/>
        <w:rPr>
          <w:lang w:val="en-GB"/>
        </w:rPr>
      </w:pPr>
      <w:r>
        <w:rPr>
          <w:b/>
          <w:i/>
          <w:lang w:val="en-GB"/>
        </w:rPr>
        <w:t>The RxRisk</w:t>
      </w:r>
      <w:r w:rsidR="00B43243" w:rsidRPr="005A785E">
        <w:rPr>
          <w:b/>
          <w:i/>
          <w:lang w:val="en-GB"/>
        </w:rPr>
        <w:t>V Score</w:t>
      </w:r>
      <w:r w:rsidR="00B43243" w:rsidRPr="005A785E">
        <w:rPr>
          <w:lang w:val="en-GB"/>
        </w:rPr>
        <w:t xml:space="preserve"> is a </w:t>
      </w:r>
      <w:r w:rsidR="002557A5" w:rsidRPr="005A785E">
        <w:rPr>
          <w:lang w:val="en-GB"/>
        </w:rPr>
        <w:t>prescription</w:t>
      </w:r>
      <w:r w:rsidR="003A537E">
        <w:rPr>
          <w:lang w:val="en-GB"/>
        </w:rPr>
        <w:t>-</w:t>
      </w:r>
      <w:r w:rsidR="00B43243" w:rsidRPr="005A785E">
        <w:rPr>
          <w:lang w:val="en-GB"/>
        </w:rPr>
        <w:t>based coding algorithm used in research.</w:t>
      </w:r>
      <w:r w:rsidR="00B43243" w:rsidRPr="005A785E">
        <w:rPr>
          <w:lang w:val="en-GB"/>
        </w:rPr>
        <w:fldChar w:fldCharType="begin">
          <w:fldData xml:space="preserve">PEVuZE5vdGU+PENpdGU+PEF1dGhvcj5GaXNobWFuPC9BdXRob3I+PFllYXI+MjAwMzwvWWVhcj48
UmVjTnVtPjEyNjM8L1JlY051bT48RGlzcGxheVRleHQ+KDE5LCAyMCk8L0Rpc3BsYXlUZXh0Pjxy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835723">
        <w:rPr>
          <w:lang w:val="en-GB"/>
        </w:rPr>
        <w:instrText xml:space="preserve"> ADDIN EN.CITE </w:instrText>
      </w:r>
      <w:r w:rsidR="00835723">
        <w:rPr>
          <w:lang w:val="en-GB"/>
        </w:rPr>
        <w:fldChar w:fldCharType="begin">
          <w:fldData xml:space="preserve">PEVuZE5vdGU+PENpdGU+PEF1dGhvcj5GaXNobWFuPC9BdXRob3I+PFllYXI+MjAwMzwvWWVhcj48
UmVjTnVtPjEyNjM8L1JlY051bT48RGlzcGxheVRleHQ+KDE5LCAyMCk8L0Rpc3BsYXlUZXh0Pjxy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835723">
        <w:rPr>
          <w:lang w:val="en-GB"/>
        </w:rPr>
        <w:instrText xml:space="preserve"> ADDIN EN.CITE.DATA </w:instrText>
      </w:r>
      <w:r w:rsidR="00835723">
        <w:rPr>
          <w:lang w:val="en-GB"/>
        </w:rPr>
      </w:r>
      <w:r w:rsidR="00835723">
        <w:rPr>
          <w:lang w:val="en-GB"/>
        </w:rPr>
        <w:fldChar w:fldCharType="end"/>
      </w:r>
      <w:r w:rsidR="00B43243" w:rsidRPr="005A785E">
        <w:rPr>
          <w:lang w:val="en-GB"/>
        </w:rPr>
      </w:r>
      <w:r w:rsidR="00B43243" w:rsidRPr="005A785E">
        <w:rPr>
          <w:lang w:val="en-GB"/>
        </w:rPr>
        <w:fldChar w:fldCharType="separate"/>
      </w:r>
      <w:r w:rsidR="00835723">
        <w:rPr>
          <w:noProof/>
          <w:lang w:val="en-GB"/>
        </w:rPr>
        <w:t>(</w:t>
      </w:r>
      <w:hyperlink w:anchor="_ENREF_19" w:tooltip="Fishman, 2003 #1263" w:history="1">
        <w:r w:rsidR="002C400F">
          <w:rPr>
            <w:noProof/>
            <w:lang w:val="en-GB"/>
          </w:rPr>
          <w:t>19</w:t>
        </w:r>
      </w:hyperlink>
      <w:r w:rsidR="00835723">
        <w:rPr>
          <w:noProof/>
          <w:lang w:val="en-GB"/>
        </w:rPr>
        <w:t xml:space="preserve">, </w:t>
      </w:r>
      <w:hyperlink w:anchor="_ENREF_20" w:tooltip="Sloan, 2003 #1201" w:history="1">
        <w:r w:rsidR="002C400F">
          <w:rPr>
            <w:noProof/>
            <w:lang w:val="en-GB"/>
          </w:rPr>
          <w:t>20</w:t>
        </w:r>
      </w:hyperlink>
      <w:r w:rsidR="00835723">
        <w:rPr>
          <w:noProof/>
          <w:lang w:val="en-GB"/>
        </w:rPr>
        <w:t>)</w:t>
      </w:r>
      <w:r w:rsidR="00B43243" w:rsidRPr="005A785E">
        <w:rPr>
          <w:lang w:val="en-GB"/>
        </w:rPr>
        <w:fldChar w:fldCharType="end"/>
      </w:r>
      <w:r w:rsidR="00C84D51" w:rsidRPr="005A785E">
        <w:rPr>
          <w:lang w:val="en-GB"/>
        </w:rPr>
        <w:t xml:space="preserve"> It </w:t>
      </w:r>
      <w:r w:rsidR="005040A7" w:rsidRPr="005A785E">
        <w:rPr>
          <w:lang w:val="en-GB"/>
        </w:rPr>
        <w:t>has been argued</w:t>
      </w:r>
      <w:r w:rsidR="00C84D51" w:rsidRPr="005A785E">
        <w:rPr>
          <w:lang w:val="en-GB"/>
        </w:rPr>
        <w:t xml:space="preserve"> that a </w:t>
      </w:r>
      <w:r w:rsidR="005A785E" w:rsidRPr="005A785E">
        <w:rPr>
          <w:lang w:val="en-GB"/>
        </w:rPr>
        <w:t>prescription-based</w:t>
      </w:r>
      <w:r w:rsidR="00C84D51" w:rsidRPr="005A785E">
        <w:rPr>
          <w:lang w:val="en-GB"/>
        </w:rPr>
        <w:t xml:space="preserve"> measure would be more reliable than a diagnose</w:t>
      </w:r>
      <w:r w:rsidR="007002B4" w:rsidRPr="005A785E">
        <w:rPr>
          <w:lang w:val="en-GB"/>
        </w:rPr>
        <w:t>d</w:t>
      </w:r>
      <w:r w:rsidR="00C84D51" w:rsidRPr="005A785E">
        <w:rPr>
          <w:lang w:val="en-GB"/>
        </w:rPr>
        <w:t xml:space="preserve"> based measure.</w:t>
      </w:r>
      <w:r w:rsidR="007002B4" w:rsidRPr="005A785E">
        <w:rPr>
          <w:lang w:val="en-GB"/>
        </w:rPr>
        <w:fldChar w:fldCharType="begin">
          <w:fldData xml:space="preserve">PEVuZE5vdGU+PENpdGU+PEF1dGhvcj5JZXp6b25pPC9BdXRob3I+PFllYXI+MTk5NzwvWWVhcj48
UmVjTnVtPjEzMTk8L1JlY051bT48RGlzcGxheVRleHQ+KDIxLCAyMik8L0Rpc3BsYXlUZXh0Pjxy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835723">
        <w:rPr>
          <w:lang w:val="en-GB"/>
        </w:rPr>
        <w:instrText xml:space="preserve"> ADDIN EN.CITE </w:instrText>
      </w:r>
      <w:r w:rsidR="00835723">
        <w:rPr>
          <w:lang w:val="en-GB"/>
        </w:rPr>
        <w:fldChar w:fldCharType="begin">
          <w:fldData xml:space="preserve">PEVuZE5vdGU+PENpdGU+PEF1dGhvcj5JZXp6b25pPC9BdXRob3I+PFllYXI+MTk5NzwvWWVhcj48
UmVjTnVtPjEzMTk8L1JlY051bT48RGlzcGxheVRleHQ+KDIxLCAyMik8L0Rpc3BsYXlUZXh0Pjxy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835723">
        <w:rPr>
          <w:lang w:val="en-GB"/>
        </w:rPr>
        <w:instrText xml:space="preserve"> ADDIN EN.CITE.DATA </w:instrText>
      </w:r>
      <w:r w:rsidR="00835723">
        <w:rPr>
          <w:lang w:val="en-GB"/>
        </w:rPr>
      </w:r>
      <w:r w:rsidR="00835723">
        <w:rPr>
          <w:lang w:val="en-GB"/>
        </w:rPr>
        <w:fldChar w:fldCharType="end"/>
      </w:r>
      <w:r w:rsidR="007002B4" w:rsidRPr="005A785E">
        <w:rPr>
          <w:lang w:val="en-GB"/>
        </w:rPr>
      </w:r>
      <w:r w:rsidR="007002B4" w:rsidRPr="005A785E">
        <w:rPr>
          <w:lang w:val="en-GB"/>
        </w:rPr>
        <w:fldChar w:fldCharType="separate"/>
      </w:r>
      <w:r w:rsidR="00835723">
        <w:rPr>
          <w:noProof/>
          <w:lang w:val="en-GB"/>
        </w:rPr>
        <w:t>(</w:t>
      </w:r>
      <w:hyperlink w:anchor="_ENREF_21" w:tooltip="Iezzoni, 1997 #1319" w:history="1">
        <w:r w:rsidR="002C400F">
          <w:rPr>
            <w:noProof/>
            <w:lang w:val="en-GB"/>
          </w:rPr>
          <w:t>21</w:t>
        </w:r>
      </w:hyperlink>
      <w:r w:rsidR="00835723">
        <w:rPr>
          <w:noProof/>
          <w:lang w:val="en-GB"/>
        </w:rPr>
        <w:t xml:space="preserve">, </w:t>
      </w:r>
      <w:hyperlink w:anchor="_ENREF_22" w:tooltip="Johnson, 2006 #1275" w:history="1">
        <w:r w:rsidR="002C400F">
          <w:rPr>
            <w:noProof/>
            <w:lang w:val="en-GB"/>
          </w:rPr>
          <w:t>22</w:t>
        </w:r>
      </w:hyperlink>
      <w:r w:rsidR="00835723">
        <w:rPr>
          <w:noProof/>
          <w:lang w:val="en-GB"/>
        </w:rPr>
        <w:t>)</w:t>
      </w:r>
      <w:r w:rsidR="007002B4" w:rsidRPr="005A785E">
        <w:rPr>
          <w:lang w:val="en-GB"/>
        </w:rPr>
        <w:fldChar w:fldCharType="end"/>
      </w:r>
    </w:p>
    <w:p w14:paraId="62F2FE6C" w14:textId="4F59E428" w:rsidR="00F504E1" w:rsidRPr="005A785E" w:rsidRDefault="00F504E1" w:rsidP="007002B4">
      <w:pPr>
        <w:spacing w:line="480" w:lineRule="auto"/>
        <w:rPr>
          <w:b/>
          <w:i/>
          <w:lang w:val="en-GB"/>
        </w:rPr>
      </w:pPr>
      <w:r w:rsidRPr="005A785E">
        <w:rPr>
          <w:b/>
          <w:i/>
          <w:lang w:val="en-GB"/>
        </w:rPr>
        <w:lastRenderedPageBreak/>
        <w:t xml:space="preserve">The </w:t>
      </w:r>
      <w:r w:rsidR="00B31885" w:rsidRPr="005A785E">
        <w:rPr>
          <w:b/>
          <w:i/>
          <w:lang w:val="en-GB"/>
        </w:rPr>
        <w:t xml:space="preserve">American Society of </w:t>
      </w:r>
      <w:r w:rsidR="003A537E" w:rsidRPr="005A785E">
        <w:rPr>
          <w:b/>
          <w:i/>
          <w:lang w:val="en-GB"/>
        </w:rPr>
        <w:t>Anaesthesiologists</w:t>
      </w:r>
      <w:r w:rsidR="00B31885" w:rsidRPr="005A785E">
        <w:rPr>
          <w:b/>
          <w:i/>
          <w:lang w:val="en-GB"/>
        </w:rPr>
        <w:t xml:space="preserve"> </w:t>
      </w:r>
      <w:r w:rsidR="00C4113C" w:rsidRPr="005A785E">
        <w:rPr>
          <w:lang w:val="en-GB"/>
        </w:rPr>
        <w:t xml:space="preserve">(ASA) </w:t>
      </w:r>
      <w:r w:rsidR="00C4113C" w:rsidRPr="00C4113C">
        <w:rPr>
          <w:lang w:val="en-GB"/>
        </w:rPr>
        <w:t>physical status classification</w:t>
      </w:r>
      <w:r w:rsidR="00C4113C" w:rsidRPr="005A785E">
        <w:rPr>
          <w:b/>
          <w:i/>
          <w:lang w:val="en-GB"/>
        </w:rPr>
        <w:t xml:space="preserve"> </w:t>
      </w:r>
      <w:r w:rsidRPr="005A785E">
        <w:rPr>
          <w:lang w:val="en-GB"/>
        </w:rPr>
        <w:t>is a six-category physical status evaluation system</w:t>
      </w:r>
      <w:del w:id="28" w:author="Nils Hailer" w:date="2016-11-28T11:06:00Z">
        <w:r w:rsidRPr="005A785E" w:rsidDel="00E96CC0">
          <w:rPr>
            <w:lang w:val="en-GB"/>
          </w:rPr>
          <w:delText xml:space="preserve"> </w:delText>
        </w:r>
        <w:r w:rsidR="00B31885" w:rsidRPr="005A785E" w:rsidDel="00E96CC0">
          <w:rPr>
            <w:lang w:val="en-GB"/>
          </w:rPr>
          <w:delText>developed in 1941</w:delText>
        </w:r>
        <w:r w:rsidR="003A537E" w:rsidDel="00E96CC0">
          <w:rPr>
            <w:lang w:val="en-GB"/>
          </w:rPr>
          <w:delText>,</w:delText>
        </w:r>
        <w:r w:rsidR="00B31885" w:rsidRPr="005A785E" w:rsidDel="00E96CC0">
          <w:rPr>
            <w:lang w:val="en-GB"/>
          </w:rPr>
          <w:delText xml:space="preserve"> and it </w:delText>
        </w:r>
      </w:del>
      <w:ins w:id="29" w:author="Nils Hailer" w:date="2016-11-28T11:06:00Z">
        <w:r w:rsidR="00E96CC0">
          <w:rPr>
            <w:lang w:val="en-GB"/>
          </w:rPr>
          <w:t xml:space="preserve"> that </w:t>
        </w:r>
      </w:ins>
      <w:r w:rsidR="00B31885" w:rsidRPr="005A785E">
        <w:rPr>
          <w:lang w:val="en-GB"/>
        </w:rPr>
        <w:t>has remained un</w:t>
      </w:r>
      <w:r w:rsidR="007002B4" w:rsidRPr="005A785E">
        <w:rPr>
          <w:lang w:val="en-GB"/>
        </w:rPr>
        <w:t>changed</w:t>
      </w:r>
      <w:r w:rsidR="00A61FBA">
        <w:rPr>
          <w:lang w:val="en-GB"/>
        </w:rPr>
        <w:t xml:space="preserve"> except for the sixth category (brain-dead person)</w:t>
      </w:r>
      <w:r w:rsidR="00943A42">
        <w:rPr>
          <w:lang w:val="en-GB"/>
        </w:rPr>
        <w:t xml:space="preserve"> that was subsequently added for use in transplantation surgery</w:t>
      </w:r>
      <w:r w:rsidR="00A61FBA">
        <w:rPr>
          <w:lang w:val="en-GB"/>
        </w:rPr>
        <w:t>.</w:t>
      </w:r>
      <w:r w:rsidR="00B31885" w:rsidRPr="005A785E">
        <w:rPr>
          <w:lang w:val="en-GB"/>
        </w:rPr>
        <w:fldChar w:fldCharType="begin"/>
      </w:r>
      <w:r w:rsidR="00835723">
        <w:rPr>
          <w:lang w:val="en-GB"/>
        </w:rPr>
        <w:instrText xml:space="preserve"> ADDIN EN.CITE &lt;EndNote&gt;&lt;Cite&gt;&lt;Author&gt;M&lt;/Author&gt;&lt;Year&gt;1941&lt;/Year&gt;&lt;RecNum&gt;1293&lt;/RecNum&gt;&lt;DisplayText&gt;(23)&lt;/DisplayText&gt;&lt;record&gt;&lt;rec-number&gt;1293&lt;/rec-number&gt;&lt;foreign-keys&gt;&lt;key app="EN" db-id="ewta200xk99rtmefz2kvtzshf0adzttzzex9"&gt;1293&lt;/key&gt;&lt;/foreign-keys&gt;&lt;ref-type name="Journal Article"&gt;17&lt;/ref-type&gt;&lt;contributors&gt;&lt;authors&gt;&lt;author&gt;M Saklad&lt;/author&gt;&lt;/authors&gt;&lt;/contributors&gt;&lt;titles&gt;&lt;title&gt;Grading of patients for surgical procedures.&lt;/title&gt;&lt;secondary-title&gt;Anesthesiology&lt;/secondary-title&gt;&lt;/titles&gt;&lt;periodical&gt;&lt;full-title&gt;Anesthesiology&lt;/full-title&gt;&lt;/periodical&gt;&lt;pages&gt;281-284&lt;/pages&gt;&lt;volume&gt;2&lt;/volume&gt;&lt;dates&gt;&lt;year&gt;1941&lt;/year&gt;&lt;/dates&gt;&lt;urls&gt;&lt;/urls&gt;&lt;/record&gt;&lt;/Cite&gt;&lt;/EndNote&gt;</w:instrText>
      </w:r>
      <w:r w:rsidR="00B31885" w:rsidRPr="005A785E">
        <w:rPr>
          <w:lang w:val="en-GB"/>
        </w:rPr>
        <w:fldChar w:fldCharType="separate"/>
      </w:r>
      <w:r w:rsidR="00835723">
        <w:rPr>
          <w:noProof/>
          <w:lang w:val="en-GB"/>
        </w:rPr>
        <w:t>(</w:t>
      </w:r>
      <w:hyperlink w:anchor="_ENREF_23" w:tooltip="Saklad, 1941 #1293" w:history="1">
        <w:r w:rsidR="002C400F">
          <w:rPr>
            <w:noProof/>
            <w:lang w:val="en-GB"/>
          </w:rPr>
          <w:t>23</w:t>
        </w:r>
      </w:hyperlink>
      <w:r w:rsidR="00835723">
        <w:rPr>
          <w:noProof/>
          <w:lang w:val="en-GB"/>
        </w:rPr>
        <w:t>)</w:t>
      </w:r>
      <w:r w:rsidR="00B31885" w:rsidRPr="005A785E">
        <w:rPr>
          <w:lang w:val="en-GB"/>
        </w:rPr>
        <w:fldChar w:fldCharType="end"/>
      </w:r>
      <w:r w:rsidRPr="005A785E">
        <w:rPr>
          <w:lang w:val="en-GB"/>
        </w:rPr>
        <w:t xml:space="preserve"> </w:t>
      </w:r>
      <w:r w:rsidR="00607B95">
        <w:rPr>
          <w:lang w:val="en-GB"/>
        </w:rPr>
        <w:t>Information o</w:t>
      </w:r>
      <w:r w:rsidR="004D7123">
        <w:rPr>
          <w:lang w:val="en-GB"/>
        </w:rPr>
        <w:t xml:space="preserve">n </w:t>
      </w:r>
      <w:r w:rsidRPr="005A785E">
        <w:rPr>
          <w:lang w:val="en-GB"/>
        </w:rPr>
        <w:t xml:space="preserve">ASA </w:t>
      </w:r>
      <w:r w:rsidR="00EC3BEF">
        <w:rPr>
          <w:lang w:val="en-GB"/>
        </w:rPr>
        <w:t>grade</w:t>
      </w:r>
      <w:r w:rsidRPr="005A785E">
        <w:rPr>
          <w:lang w:val="en-GB"/>
        </w:rPr>
        <w:t xml:space="preserve"> was </w:t>
      </w:r>
      <w:r w:rsidR="00943A42">
        <w:rPr>
          <w:lang w:val="en-GB"/>
        </w:rPr>
        <w:t>introduced</w:t>
      </w:r>
      <w:r w:rsidR="00943A42" w:rsidRPr="005A785E">
        <w:rPr>
          <w:lang w:val="en-GB"/>
        </w:rPr>
        <w:t xml:space="preserve"> </w:t>
      </w:r>
      <w:r w:rsidRPr="005A785E">
        <w:rPr>
          <w:lang w:val="en-GB"/>
        </w:rPr>
        <w:t xml:space="preserve">in the </w:t>
      </w:r>
      <w:r w:rsidR="00C4113C">
        <w:rPr>
          <w:lang w:val="en-GB"/>
        </w:rPr>
        <w:t>SHAR</w:t>
      </w:r>
      <w:r w:rsidRPr="005A785E">
        <w:rPr>
          <w:lang w:val="en-GB"/>
        </w:rPr>
        <w:t xml:space="preserve"> in </w:t>
      </w:r>
      <w:r w:rsidR="001259B7" w:rsidRPr="005A785E">
        <w:rPr>
          <w:lang w:val="en-GB"/>
        </w:rPr>
        <w:t>2008, which</w:t>
      </w:r>
      <w:r w:rsidR="007002B4" w:rsidRPr="005A785E">
        <w:rPr>
          <w:lang w:val="en-GB"/>
        </w:rPr>
        <w:t xml:space="preserve"> is why our study period begins that year</w:t>
      </w:r>
      <w:r w:rsidRPr="005A785E">
        <w:rPr>
          <w:lang w:val="en-GB"/>
        </w:rPr>
        <w:t xml:space="preserve">. </w:t>
      </w:r>
      <w:r w:rsidR="007002B4" w:rsidRPr="005A785E">
        <w:rPr>
          <w:lang w:val="en-GB"/>
        </w:rPr>
        <w:t xml:space="preserve">ASA </w:t>
      </w:r>
      <w:r w:rsidR="00EC3BEF">
        <w:rPr>
          <w:lang w:val="en-GB"/>
        </w:rPr>
        <w:t>grade</w:t>
      </w:r>
      <w:r w:rsidR="00943A42">
        <w:rPr>
          <w:lang w:val="en-GB"/>
        </w:rPr>
        <w:t xml:space="preserve"> </w:t>
      </w:r>
      <w:r w:rsidR="007002B4" w:rsidRPr="005A785E">
        <w:rPr>
          <w:lang w:val="en-GB"/>
        </w:rPr>
        <w:t xml:space="preserve">is </w:t>
      </w:r>
      <w:r w:rsidR="00943A42">
        <w:rPr>
          <w:lang w:val="en-GB"/>
        </w:rPr>
        <w:t xml:space="preserve">routinely </w:t>
      </w:r>
      <w:r w:rsidR="00586546" w:rsidRPr="005A785E">
        <w:rPr>
          <w:lang w:val="en-GB"/>
        </w:rPr>
        <w:t xml:space="preserve">assessed </w:t>
      </w:r>
      <w:r w:rsidR="00943A42">
        <w:rPr>
          <w:lang w:val="en-GB"/>
        </w:rPr>
        <w:t>pre-operatively in most developed countries.</w:t>
      </w:r>
      <w:r w:rsidR="00F33EBA" w:rsidRPr="005A785E">
        <w:rPr>
          <w:lang w:val="en-GB"/>
        </w:rPr>
        <w:t xml:space="preserve"> </w:t>
      </w:r>
      <w:r w:rsidR="00943A42">
        <w:rPr>
          <w:lang w:val="en-GB"/>
        </w:rPr>
        <w:t>H</w:t>
      </w:r>
      <w:r w:rsidR="00F33EBA" w:rsidRPr="005A785E">
        <w:rPr>
          <w:lang w:val="en-GB"/>
        </w:rPr>
        <w:t xml:space="preserve">owever, ASA </w:t>
      </w:r>
      <w:r w:rsidR="00EC3BEF">
        <w:rPr>
          <w:lang w:val="en-GB"/>
        </w:rPr>
        <w:t>grade</w:t>
      </w:r>
      <w:r w:rsidR="00607B95">
        <w:rPr>
          <w:lang w:val="en-GB"/>
        </w:rPr>
        <w:t xml:space="preserve"> </w:t>
      </w:r>
      <w:r w:rsidR="00F33EBA" w:rsidRPr="005A785E">
        <w:rPr>
          <w:lang w:val="en-GB"/>
        </w:rPr>
        <w:t>has not been validated as a predictor of 90-day mortality after THA</w:t>
      </w:r>
      <w:r w:rsidR="00607B95">
        <w:rPr>
          <w:lang w:val="en-GB"/>
        </w:rPr>
        <w:t>,</w:t>
      </w:r>
      <w:r w:rsidR="00F33EBA" w:rsidRPr="005A785E">
        <w:rPr>
          <w:lang w:val="en-GB"/>
        </w:rPr>
        <w:t xml:space="preserve"> and ASA </w:t>
      </w:r>
      <w:r w:rsidR="00EC3BEF">
        <w:rPr>
          <w:lang w:val="en-GB"/>
        </w:rPr>
        <w:t>grade</w:t>
      </w:r>
      <w:r w:rsidR="00607B95">
        <w:rPr>
          <w:lang w:val="en-GB"/>
        </w:rPr>
        <w:t xml:space="preserve"> </w:t>
      </w:r>
      <w:r w:rsidR="00F33EBA" w:rsidRPr="005A785E">
        <w:rPr>
          <w:lang w:val="en-GB"/>
        </w:rPr>
        <w:t>is known to have a high degree of internal variability.</w:t>
      </w:r>
      <w:r w:rsidR="00F33EBA" w:rsidRPr="005A785E">
        <w:rPr>
          <w:lang w:val="en-GB"/>
        </w:rPr>
        <w:fldChar w:fldCharType="begin"/>
      </w:r>
      <w:r w:rsidR="00835723">
        <w:rPr>
          <w:lang w:val="en-GB"/>
        </w:rPr>
        <w:instrText xml:space="preserve"> ADDIN EN.CITE &lt;EndNote&gt;&lt;Cite&gt;&lt;Author&gt;Haynes&lt;/Author&gt;&lt;Year&gt;1995&lt;/Year&gt;&lt;RecNum&gt;1351&lt;/RecNum&gt;&lt;DisplayText&gt;(24)&lt;/DisplayText&gt;&lt;record&gt;&lt;rec-number&gt;1351&lt;/rec-number&gt;&lt;foreign-keys&gt;&lt;key app="EN" db-id="ewta200xk99rtmefz2kvtzshf0adzttzzex9"&gt;1351&lt;/key&gt;&lt;/foreign-keys&gt;&lt;ref-type name="Journal Article"&gt;17&lt;/ref-type&gt;&lt;contributors&gt;&lt;authors&gt;&lt;author&gt;Haynes, S. R.&lt;/author&gt;&lt;author&gt;Lawler, P. G.&lt;/author&gt;&lt;/authors&gt;&lt;/contributors&gt;&lt;auth-address&gt;Intensive Therapy Unit, South Cleveland Hospital, Middlesbrough.&lt;/auth-address&gt;&lt;titles&gt;&lt;title&gt;An assessment of the consistency of ASA physical status classification allocation&lt;/title&gt;&lt;secondary-title&gt;Anaesthesia&lt;/secondary-title&gt;&lt;alt-title&gt;Anaesthesia&lt;/alt-title&gt;&lt;/titles&gt;&lt;periodical&gt;&lt;full-title&gt;Anaesthesia&lt;/full-title&gt;&lt;abbr-1&gt;Anaesthesia&lt;/abbr-1&gt;&lt;/periodical&gt;&lt;alt-periodical&gt;&lt;full-title&gt;Anaesthesia&lt;/full-title&gt;&lt;abbr-1&gt;Anaesthesia&lt;/abbr-1&gt;&lt;/alt-periodical&gt;&lt;pages&gt;195-9&lt;/pages&gt;&lt;volume&gt;50&lt;/volume&gt;&lt;number&gt;3&lt;/number&gt;&lt;keywords&gt;&lt;keyword&gt;Adult&lt;/keyword&gt;&lt;keyword&gt;Aged&lt;/keyword&gt;&lt;keyword&gt;*Anesthesiology&lt;/keyword&gt;&lt;keyword&gt;Female&lt;/keyword&gt;&lt;keyword&gt;Humans&lt;/keyword&gt;&lt;keyword&gt;Male&lt;/keyword&gt;&lt;keyword&gt;Middle Aged&lt;/keyword&gt;&lt;keyword&gt;*Patient Selection&lt;/keyword&gt;&lt;keyword&gt;Physical Examination&lt;/keyword&gt;&lt;keyword&gt;Reproducibility of Results&lt;/keyword&gt;&lt;keyword&gt;Surgical Procedures, Operative/*classification&lt;/keyword&gt;&lt;/keywords&gt;&lt;dates&gt;&lt;year&gt;1995&lt;/year&gt;&lt;pub-dates&gt;&lt;date&gt;Mar&lt;/date&gt;&lt;/pub-dates&gt;&lt;/dates&gt;&lt;isbn&gt;0003-2409 (Print)&amp;#xD;0003-2409 (Linking)&lt;/isbn&gt;&lt;accession-num&gt;7717481&lt;/accession-num&gt;&lt;urls&gt;&lt;related-urls&gt;&lt;url&gt;http://www.ncbi.nlm.nih.gov/pubmed/7717481&lt;/url&gt;&lt;/related-urls&gt;&lt;/urls&gt;&lt;/record&gt;&lt;/Cite&gt;&lt;/EndNote&gt;</w:instrText>
      </w:r>
      <w:r w:rsidR="00F33EBA" w:rsidRPr="005A785E">
        <w:rPr>
          <w:lang w:val="en-GB"/>
        </w:rPr>
        <w:fldChar w:fldCharType="separate"/>
      </w:r>
      <w:r w:rsidR="00835723">
        <w:rPr>
          <w:noProof/>
          <w:lang w:val="en-GB"/>
        </w:rPr>
        <w:t>(</w:t>
      </w:r>
      <w:hyperlink w:anchor="_ENREF_24" w:tooltip="Haynes, 1995 #1351" w:history="1">
        <w:r w:rsidR="002C400F">
          <w:rPr>
            <w:noProof/>
            <w:lang w:val="en-GB"/>
          </w:rPr>
          <w:t>24</w:t>
        </w:r>
      </w:hyperlink>
      <w:r w:rsidR="00835723">
        <w:rPr>
          <w:noProof/>
          <w:lang w:val="en-GB"/>
        </w:rPr>
        <w:t>)</w:t>
      </w:r>
      <w:r w:rsidR="00F33EBA" w:rsidRPr="005A785E">
        <w:rPr>
          <w:lang w:val="en-GB"/>
        </w:rPr>
        <w:fldChar w:fldCharType="end"/>
      </w:r>
      <w:r w:rsidR="00F33EBA" w:rsidRPr="005A785E">
        <w:rPr>
          <w:lang w:val="en-GB"/>
        </w:rPr>
        <w:t xml:space="preserve"> ASA</w:t>
      </w:r>
      <w:r w:rsidR="00586546" w:rsidRPr="005A785E">
        <w:rPr>
          <w:lang w:val="en-GB"/>
        </w:rPr>
        <w:t xml:space="preserve"> </w:t>
      </w:r>
      <w:r w:rsidR="00EC3BEF">
        <w:rPr>
          <w:lang w:val="en-GB"/>
        </w:rPr>
        <w:t>grade</w:t>
      </w:r>
      <w:r w:rsidR="00C4113C">
        <w:rPr>
          <w:lang w:val="en-GB"/>
        </w:rPr>
        <w:t xml:space="preserve"> </w:t>
      </w:r>
      <w:r w:rsidR="00586546" w:rsidRPr="005A785E">
        <w:rPr>
          <w:lang w:val="en-GB"/>
        </w:rPr>
        <w:t xml:space="preserve">has </w:t>
      </w:r>
      <w:r w:rsidR="00607B95" w:rsidRPr="005A785E">
        <w:rPr>
          <w:lang w:val="en-GB"/>
        </w:rPr>
        <w:t xml:space="preserve">previously </w:t>
      </w:r>
      <w:r w:rsidR="00586546" w:rsidRPr="005A785E">
        <w:rPr>
          <w:lang w:val="en-GB"/>
        </w:rPr>
        <w:t xml:space="preserve">been compared to </w:t>
      </w:r>
      <w:r w:rsidR="00943A42">
        <w:rPr>
          <w:lang w:val="en-GB"/>
        </w:rPr>
        <w:t xml:space="preserve">the </w:t>
      </w:r>
      <w:r w:rsidR="00586546" w:rsidRPr="005A785E">
        <w:rPr>
          <w:lang w:val="en-GB"/>
        </w:rPr>
        <w:t>CCI</w:t>
      </w:r>
      <w:r w:rsidR="00607B95">
        <w:rPr>
          <w:lang w:val="en-GB"/>
        </w:rPr>
        <w:t>,</w:t>
      </w:r>
      <w:r w:rsidR="00586546" w:rsidRPr="005A785E">
        <w:rPr>
          <w:lang w:val="en-GB"/>
        </w:rPr>
        <w:t xml:space="preserve"> but not </w:t>
      </w:r>
      <w:r w:rsidR="00607B95">
        <w:rPr>
          <w:lang w:val="en-GB"/>
        </w:rPr>
        <w:t>with respect to mortality after THA</w:t>
      </w:r>
      <w:r w:rsidR="00586546" w:rsidRPr="005A785E">
        <w:rPr>
          <w:lang w:val="en-GB"/>
        </w:rPr>
        <w:t>.</w:t>
      </w:r>
      <w:r w:rsidR="00586546" w:rsidRPr="005A785E">
        <w:rPr>
          <w:lang w:val="en-GB"/>
        </w:rPr>
        <w:fldChar w:fldCharType="begin">
          <w:fldData xml:space="preserve">PEVuZE5vdGU+PENpdGU+PEF1dGhvcj5Lb3JrPC9BdXRob3I+PFllYXI+MjAxNTwvWWVhcj48UmVj
TnVtPjEzNTA8L1JlY051bT48RGlzcGxheVRleHQ+KDI1LCAyNik8L0Rpc3BsYXlUZXh0PjxyZWNv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835723">
        <w:rPr>
          <w:lang w:val="en-GB"/>
        </w:rPr>
        <w:instrText xml:space="preserve"> ADDIN EN.CITE </w:instrText>
      </w:r>
      <w:r w:rsidR="00835723">
        <w:rPr>
          <w:lang w:val="en-GB"/>
        </w:rPr>
        <w:fldChar w:fldCharType="begin">
          <w:fldData xml:space="preserve">PEVuZE5vdGU+PENpdGU+PEF1dGhvcj5Lb3JrPC9BdXRob3I+PFllYXI+MjAxNTwvWWVhcj48UmVj
TnVtPjEzNTA8L1JlY051bT48RGlzcGxheVRleHQ+KDI1LCAyNik8L0Rpc3BsYXlUZXh0PjxyZWNv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835723">
        <w:rPr>
          <w:lang w:val="en-GB"/>
        </w:rPr>
        <w:instrText xml:space="preserve"> ADDIN EN.CITE.DATA </w:instrText>
      </w:r>
      <w:r w:rsidR="00835723">
        <w:rPr>
          <w:lang w:val="en-GB"/>
        </w:rPr>
      </w:r>
      <w:r w:rsidR="00835723">
        <w:rPr>
          <w:lang w:val="en-GB"/>
        </w:rPr>
        <w:fldChar w:fldCharType="end"/>
      </w:r>
      <w:r w:rsidR="00586546" w:rsidRPr="005A785E">
        <w:rPr>
          <w:lang w:val="en-GB"/>
        </w:rPr>
      </w:r>
      <w:r w:rsidR="00586546" w:rsidRPr="005A785E">
        <w:rPr>
          <w:lang w:val="en-GB"/>
        </w:rPr>
        <w:fldChar w:fldCharType="separate"/>
      </w:r>
      <w:r w:rsidR="00835723">
        <w:rPr>
          <w:noProof/>
          <w:lang w:val="en-GB"/>
        </w:rPr>
        <w:t>(</w:t>
      </w:r>
      <w:hyperlink w:anchor="_ENREF_25" w:tooltip="Kork, 2015 #1350" w:history="1">
        <w:r w:rsidR="002C400F">
          <w:rPr>
            <w:noProof/>
            <w:lang w:val="en-GB"/>
          </w:rPr>
          <w:t>25</w:t>
        </w:r>
      </w:hyperlink>
      <w:r w:rsidR="00835723">
        <w:rPr>
          <w:noProof/>
          <w:lang w:val="en-GB"/>
        </w:rPr>
        <w:t xml:space="preserve">, </w:t>
      </w:r>
      <w:hyperlink w:anchor="_ENREF_26" w:tooltip="Whitmore, 2014 #1349" w:history="1">
        <w:r w:rsidR="002C400F">
          <w:rPr>
            <w:noProof/>
            <w:lang w:val="en-GB"/>
          </w:rPr>
          <w:t>26</w:t>
        </w:r>
      </w:hyperlink>
      <w:r w:rsidR="00835723">
        <w:rPr>
          <w:noProof/>
          <w:lang w:val="en-GB"/>
        </w:rPr>
        <w:t>)</w:t>
      </w:r>
      <w:r w:rsidR="00586546" w:rsidRPr="005A785E">
        <w:rPr>
          <w:lang w:val="en-GB"/>
        </w:rPr>
        <w:fldChar w:fldCharType="end"/>
      </w:r>
      <w:r w:rsidR="00F33EBA" w:rsidRPr="005A785E">
        <w:rPr>
          <w:lang w:val="en-GB"/>
        </w:rPr>
        <w:t xml:space="preserve"> </w:t>
      </w:r>
    </w:p>
    <w:p w14:paraId="7E77CB76" w14:textId="77777777" w:rsidR="00E61BF2" w:rsidRPr="005A785E" w:rsidRDefault="00E61BF2" w:rsidP="009749F1">
      <w:pPr>
        <w:pStyle w:val="Rubrik2"/>
      </w:pPr>
      <w:r w:rsidRPr="005A785E">
        <w:t>Statistics</w:t>
      </w:r>
    </w:p>
    <w:p w14:paraId="54C57017" w14:textId="6D8AEACF" w:rsidR="009E338E" w:rsidRPr="005A785E" w:rsidRDefault="00615313" w:rsidP="00AA1A0B">
      <w:pPr>
        <w:pStyle w:val="Kommentarer"/>
        <w:spacing w:line="480" w:lineRule="auto"/>
        <w:rPr>
          <w:lang w:val="en-GB"/>
        </w:rPr>
      </w:pPr>
      <w:r w:rsidRPr="005A785E">
        <w:rPr>
          <w:lang w:val="en-GB"/>
        </w:rPr>
        <w:t>We adhered to the guidelines on statistical analyses of register data.</w:t>
      </w:r>
      <w:r w:rsidRPr="005A785E">
        <w:rPr>
          <w:lang w:val="en-GB"/>
        </w:rPr>
        <w:fldChar w:fldCharType="begin">
          <w:fldData xml:space="preserve">PEVuZE5vdGU+PENpdGU+PEF1dGhvcj5SYW5zdGFtPC9BdXRob3I+PFllYXI+MjAxMTwvWWVhcj48
UmVjTnVtPjEwMDI8L1JlY051bT48RGlzcGxheVRleHQ+KDI3LCAyOCk8L0Rpc3BsYXlUZXh0Pjxy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835723">
        <w:rPr>
          <w:lang w:val="en-GB"/>
        </w:rPr>
        <w:instrText xml:space="preserve"> ADDIN EN.CITE </w:instrText>
      </w:r>
      <w:r w:rsidR="00835723">
        <w:rPr>
          <w:lang w:val="en-GB"/>
        </w:rPr>
        <w:fldChar w:fldCharType="begin">
          <w:fldData xml:space="preserve">PEVuZE5vdGU+PENpdGU+PEF1dGhvcj5SYW5zdGFtPC9BdXRob3I+PFllYXI+MjAxMTwvWWVhcj48
UmVjTnVtPjEwMDI8L1JlY051bT48RGlzcGxheVRleHQ+KDI3LCAyOCk8L0Rpc3BsYXlUZXh0Pjxy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835723">
        <w:rPr>
          <w:lang w:val="en-GB"/>
        </w:rPr>
        <w:instrText xml:space="preserve"> ADDIN EN.CITE.DATA </w:instrText>
      </w:r>
      <w:r w:rsidR="00835723">
        <w:rPr>
          <w:lang w:val="en-GB"/>
        </w:rPr>
      </w:r>
      <w:r w:rsidR="00835723">
        <w:rPr>
          <w:lang w:val="en-GB"/>
        </w:rPr>
        <w:fldChar w:fldCharType="end"/>
      </w:r>
      <w:r w:rsidRPr="005A785E">
        <w:rPr>
          <w:lang w:val="en-GB"/>
        </w:rPr>
      </w:r>
      <w:r w:rsidRPr="005A785E">
        <w:rPr>
          <w:lang w:val="en-GB"/>
        </w:rPr>
        <w:fldChar w:fldCharType="separate"/>
      </w:r>
      <w:r w:rsidR="00835723">
        <w:rPr>
          <w:noProof/>
          <w:lang w:val="en-GB"/>
        </w:rPr>
        <w:t>(</w:t>
      </w:r>
      <w:hyperlink w:anchor="_ENREF_27" w:tooltip="Ranstam, 2011 #1002" w:history="1">
        <w:r w:rsidR="002C400F">
          <w:rPr>
            <w:noProof/>
            <w:lang w:val="en-GB"/>
          </w:rPr>
          <w:t>27</w:t>
        </w:r>
      </w:hyperlink>
      <w:r w:rsidR="00835723">
        <w:rPr>
          <w:noProof/>
          <w:lang w:val="en-GB"/>
        </w:rPr>
        <w:t xml:space="preserve">, </w:t>
      </w:r>
      <w:hyperlink w:anchor="_ENREF_28" w:tooltip="Ranstam, 2011 #1001" w:history="1">
        <w:r w:rsidR="002C400F">
          <w:rPr>
            <w:noProof/>
            <w:lang w:val="en-GB"/>
          </w:rPr>
          <w:t>28</w:t>
        </w:r>
      </w:hyperlink>
      <w:r w:rsidR="00835723">
        <w:rPr>
          <w:noProof/>
          <w:lang w:val="en-GB"/>
        </w:rPr>
        <w:t>)</w:t>
      </w:r>
      <w:r w:rsidRPr="005A785E">
        <w:rPr>
          <w:lang w:val="en-GB"/>
        </w:rPr>
        <w:fldChar w:fldCharType="end"/>
      </w:r>
      <w:r w:rsidRPr="005A785E">
        <w:rPr>
          <w:lang w:val="en-GB"/>
        </w:rPr>
        <w:t xml:space="preserve"> </w:t>
      </w:r>
      <w:r w:rsidR="009E338E" w:rsidRPr="005A785E">
        <w:rPr>
          <w:lang w:val="en-GB"/>
        </w:rPr>
        <w:t>Means, medians and ranges were used to describe c</w:t>
      </w:r>
      <w:r w:rsidRPr="005A785E">
        <w:rPr>
          <w:lang w:val="en-GB"/>
        </w:rPr>
        <w:t xml:space="preserve">ontinuous data. 95% confidence intervals (CI) described estimation uncertainty. Categorical data were </w:t>
      </w:r>
      <w:r w:rsidR="009E338E" w:rsidRPr="005A785E">
        <w:rPr>
          <w:lang w:val="en-GB"/>
        </w:rPr>
        <w:t>investigated by cross-tabulation and</w:t>
      </w:r>
      <w:r w:rsidRPr="005A785E">
        <w:rPr>
          <w:lang w:val="en-GB"/>
        </w:rPr>
        <w:t xml:space="preserve"> the Chi-square test. </w:t>
      </w:r>
      <w:r w:rsidR="009E338E" w:rsidRPr="005A785E">
        <w:rPr>
          <w:lang w:val="en-GB"/>
        </w:rPr>
        <w:t xml:space="preserve">The Kaplan-Meier method was used to </w:t>
      </w:r>
      <w:r w:rsidR="00607B95">
        <w:rPr>
          <w:lang w:val="en-GB"/>
        </w:rPr>
        <w:t>estimate</w:t>
      </w:r>
      <w:r w:rsidR="00607B95" w:rsidRPr="005A785E">
        <w:rPr>
          <w:lang w:val="en-GB"/>
        </w:rPr>
        <w:t xml:space="preserve"> </w:t>
      </w:r>
      <w:r w:rsidR="009E338E" w:rsidRPr="005A785E">
        <w:rPr>
          <w:lang w:val="en-GB"/>
        </w:rPr>
        <w:t>unadjusted cumulative survival.</w:t>
      </w:r>
      <w:r w:rsidR="009E338E" w:rsidRPr="005A785E">
        <w:rPr>
          <w:rFonts w:eastAsia="Arial" w:cs="Arial"/>
          <w:lang w:val="en-GB"/>
        </w:rPr>
        <w:t xml:space="preserve"> </w:t>
      </w:r>
      <w:r w:rsidR="009E338E" w:rsidRPr="005A785E">
        <w:rPr>
          <w:lang w:val="en-GB"/>
        </w:rPr>
        <w:t xml:space="preserve">In order to calculate </w:t>
      </w:r>
      <w:r w:rsidR="00A61FBA">
        <w:rPr>
          <w:lang w:val="en-GB"/>
        </w:rPr>
        <w:t>unadjusted</w:t>
      </w:r>
      <w:r w:rsidR="009E338E" w:rsidRPr="005A785E">
        <w:rPr>
          <w:lang w:val="en-GB"/>
        </w:rPr>
        <w:t xml:space="preserve"> and adjusted </w:t>
      </w:r>
      <w:r w:rsidR="005040A7" w:rsidRPr="005A785E">
        <w:rPr>
          <w:lang w:val="en-GB"/>
        </w:rPr>
        <w:t>odds ratios (O</w:t>
      </w:r>
      <w:r w:rsidR="009E338E" w:rsidRPr="005A785E">
        <w:rPr>
          <w:lang w:val="en-GB"/>
        </w:rPr>
        <w:t xml:space="preserve">R) with CI </w:t>
      </w:r>
      <w:r w:rsidR="005040A7" w:rsidRPr="005A785E">
        <w:rPr>
          <w:lang w:val="en-GB"/>
        </w:rPr>
        <w:t>logistic</w:t>
      </w:r>
      <w:r w:rsidR="009E338E" w:rsidRPr="005A785E">
        <w:rPr>
          <w:lang w:val="en-GB"/>
        </w:rPr>
        <w:t xml:space="preserve"> regression models were fitted</w:t>
      </w:r>
      <w:ins w:id="30" w:author="Nils Hailer" w:date="2016-11-23T10:37:00Z">
        <w:r w:rsidR="00943A42">
          <w:rPr>
            <w:lang w:val="en-GB"/>
          </w:rPr>
          <w:t>,</w:t>
        </w:r>
      </w:ins>
      <w:r w:rsidR="00AE45D1" w:rsidRPr="005A785E">
        <w:rPr>
          <w:lang w:val="en-GB"/>
        </w:rPr>
        <w:t xml:space="preserve"> with adjustment for </w:t>
      </w:r>
      <w:r w:rsidR="00607B95">
        <w:rPr>
          <w:lang w:val="en-GB"/>
        </w:rPr>
        <w:t>relevant confounders</w:t>
      </w:r>
      <w:r w:rsidR="00AE45D1" w:rsidRPr="005A785E">
        <w:rPr>
          <w:lang w:val="en-GB"/>
        </w:rPr>
        <w:t xml:space="preserve"> </w:t>
      </w:r>
      <w:r w:rsidR="00607B95">
        <w:rPr>
          <w:lang w:val="en-GB"/>
        </w:rPr>
        <w:t>(</w:t>
      </w:r>
      <w:r w:rsidR="00AE45D1" w:rsidRPr="005A785E">
        <w:rPr>
          <w:lang w:val="en-GB"/>
        </w:rPr>
        <w:t>age, gender, BMI</w:t>
      </w:r>
      <w:r w:rsidR="002557A5" w:rsidRPr="005A785E">
        <w:rPr>
          <w:lang w:val="en-GB"/>
        </w:rPr>
        <w:t xml:space="preserve"> (Body Mass Index)</w:t>
      </w:r>
      <w:r w:rsidR="00AE45D1" w:rsidRPr="005A785E">
        <w:rPr>
          <w:lang w:val="en-GB"/>
        </w:rPr>
        <w:t>, type of hospital, fixation method, comorbidity</w:t>
      </w:r>
      <w:r w:rsidR="00607B95">
        <w:rPr>
          <w:lang w:val="en-GB"/>
        </w:rPr>
        <w:t>,</w:t>
      </w:r>
      <w:r w:rsidR="00AE45D1" w:rsidRPr="005A785E">
        <w:rPr>
          <w:lang w:val="en-GB"/>
        </w:rPr>
        <w:t xml:space="preserve"> and socioeconomic position</w:t>
      </w:r>
      <w:r w:rsidR="00607B95">
        <w:rPr>
          <w:lang w:val="en-GB"/>
        </w:rPr>
        <w:t>)</w:t>
      </w:r>
      <w:r w:rsidR="009E338E" w:rsidRPr="005A785E">
        <w:rPr>
          <w:lang w:val="en-GB"/>
        </w:rPr>
        <w:t>.</w:t>
      </w:r>
      <w:r w:rsidR="00F87C20" w:rsidRPr="005A785E">
        <w:rPr>
          <w:lang w:val="en-GB"/>
        </w:rPr>
        <w:t xml:space="preserve"> Continuous variables were </w:t>
      </w:r>
      <w:r w:rsidR="00943A42">
        <w:rPr>
          <w:lang w:val="en-GB"/>
        </w:rPr>
        <w:t xml:space="preserve">not categorized </w:t>
      </w:r>
      <w:r w:rsidR="00F87C20" w:rsidRPr="005A785E">
        <w:rPr>
          <w:lang w:val="en-GB"/>
        </w:rPr>
        <w:t>in order to strengthen the</w:t>
      </w:r>
      <w:r w:rsidR="00C95983" w:rsidRPr="005A785E">
        <w:rPr>
          <w:lang w:val="en-GB"/>
        </w:rPr>
        <w:t xml:space="preserve"> precision of the</w:t>
      </w:r>
      <w:r w:rsidR="00F87C20" w:rsidRPr="005A785E">
        <w:rPr>
          <w:lang w:val="en-GB"/>
        </w:rPr>
        <w:t xml:space="preserve"> statistical analyses.</w:t>
      </w:r>
      <w:r w:rsidR="00F87C20" w:rsidRPr="005A785E">
        <w:rPr>
          <w:lang w:val="en-GB"/>
        </w:rPr>
        <w:fldChar w:fldCharType="begin"/>
      </w:r>
      <w:r w:rsidR="00835723">
        <w:rPr>
          <w:lang w:val="en-GB"/>
        </w:rPr>
        <w:instrText xml:space="preserve"> ADDIN EN.CITE &lt;EndNote&gt;&lt;Cite&gt;&lt;Author&gt;Altman&lt;/Author&gt;&lt;Year&gt;2006&lt;/Year&gt;&lt;RecNum&gt;1325&lt;/RecNum&gt;&lt;DisplayText&gt;(29)&lt;/DisplayText&gt;&lt;record&gt;&lt;rec-number&gt;1325&lt;/rec-number&gt;&lt;foreign-keys&gt;&lt;key app="EN" db-id="ewta200xk99rtmefz2kvtzshf0adzttzzex9"&gt;1325&lt;/key&gt;&lt;/foreign-keys&gt;&lt;ref-type name="Journal Article"&gt;17&lt;/ref-type&gt;&lt;contributors&gt;&lt;authors&gt;&lt;author&gt;Altman, D. G.&lt;/author&gt;&lt;author&gt;Royston, P.&lt;/author&gt;&lt;/authors&gt;&lt;/contributors&gt;&lt;auth-address&gt;Cancer Research UK/NHS Centre for Statistics in Medicine, Wolfson College, Oxford OX2 6UD. doug.altman@cancer.org.uk&lt;/auth-address&gt;&lt;titles&gt;&lt;title&gt;The cost of dichotomising continuous variables&lt;/title&gt;&lt;secondary-title&gt;BMJ&lt;/secondary-title&gt;&lt;alt-title&gt;Bmj&lt;/alt-title&gt;&lt;/titles&gt;&lt;periodical&gt;&lt;full-title&gt;BMJ&lt;/full-title&gt;&lt;abbr-1&gt;Bmj&lt;/abbr-1&gt;&lt;/periodical&gt;&lt;alt-periodical&gt;&lt;full-title&gt;BMJ&lt;/full-title&gt;&lt;abbr-1&gt;Bmj&lt;/abbr-1&gt;&lt;/alt-periodical&gt;&lt;pages&gt;1080&lt;/pages&gt;&lt;volume&gt;332&lt;/volume&gt;&lt;number&gt;7549&lt;/number&gt;&lt;keywords&gt;&lt;keyword&gt;*Data Interpretation, Statistical&lt;/keyword&gt;&lt;keyword&gt;Regression Analysis&lt;/keyword&gt;&lt;/keywords&gt;&lt;dates&gt;&lt;year&gt;2006&lt;/year&gt;&lt;pub-dates&gt;&lt;date&gt;May 6&lt;/date&gt;&lt;/pub-dates&gt;&lt;/dates&gt;&lt;isbn&gt;1756-1833 (Electronic)&amp;#xD;0959-535X (Linking)&lt;/isbn&gt;&lt;accession-num&gt;16675816&lt;/accession-num&gt;&lt;urls&gt;&lt;related-urls&gt;&lt;url&gt;http://www.ncbi.nlm.nih.gov/pubmed/16675816&lt;/url&gt;&lt;/related-urls&gt;&lt;/urls&gt;&lt;custom2&gt;1458573&lt;/custom2&gt;&lt;electronic-resource-num&gt;10.1136/bmj.332.7549.1080&lt;/electronic-resource-num&gt;&lt;/record&gt;&lt;/Cite&gt;&lt;/EndNote&gt;</w:instrText>
      </w:r>
      <w:r w:rsidR="00F87C20" w:rsidRPr="005A785E">
        <w:rPr>
          <w:lang w:val="en-GB"/>
        </w:rPr>
        <w:fldChar w:fldCharType="separate"/>
      </w:r>
      <w:r w:rsidR="00835723">
        <w:rPr>
          <w:noProof/>
          <w:lang w:val="en-GB"/>
        </w:rPr>
        <w:t>(</w:t>
      </w:r>
      <w:hyperlink w:anchor="_ENREF_29" w:tooltip="Altman, 2006 #1325" w:history="1">
        <w:r w:rsidR="002C400F">
          <w:rPr>
            <w:noProof/>
            <w:lang w:val="en-GB"/>
          </w:rPr>
          <w:t>29</w:t>
        </w:r>
      </w:hyperlink>
      <w:r w:rsidR="00835723">
        <w:rPr>
          <w:noProof/>
          <w:lang w:val="en-GB"/>
        </w:rPr>
        <w:t>)</w:t>
      </w:r>
      <w:r w:rsidR="00F87C20" w:rsidRPr="005A785E">
        <w:rPr>
          <w:lang w:val="en-GB"/>
        </w:rPr>
        <w:fldChar w:fldCharType="end"/>
      </w:r>
      <w:r w:rsidR="009E338E" w:rsidRPr="005A785E">
        <w:rPr>
          <w:lang w:val="en-GB"/>
        </w:rPr>
        <w:t xml:space="preserve"> </w:t>
      </w:r>
    </w:p>
    <w:p w14:paraId="356A16DF" w14:textId="723FEF89" w:rsidR="00615313" w:rsidRDefault="00F87C20" w:rsidP="00AA1A0B">
      <w:pPr>
        <w:widowControl w:val="0"/>
        <w:autoSpaceDE w:val="0"/>
        <w:autoSpaceDN w:val="0"/>
        <w:adjustRightInd w:val="0"/>
        <w:spacing w:line="480" w:lineRule="auto"/>
        <w:rPr>
          <w:lang w:val="en-GB"/>
        </w:rPr>
      </w:pPr>
      <w:r w:rsidRPr="005A785E">
        <w:rPr>
          <w:lang w:val="en-GB"/>
        </w:rPr>
        <w:t xml:space="preserve">The performance of the logistic regression models was evaluated by its </w:t>
      </w:r>
      <w:commentRangeStart w:id="31"/>
      <w:r w:rsidRPr="005A785E">
        <w:rPr>
          <w:lang w:val="en-GB"/>
        </w:rPr>
        <w:t xml:space="preserve">discrimination </w:t>
      </w:r>
      <w:commentRangeEnd w:id="31"/>
      <w:r w:rsidR="00943A42">
        <w:rPr>
          <w:rStyle w:val="Kommentarsreferens"/>
          <w:lang w:eastAsia="ja-JP"/>
        </w:rPr>
        <w:commentReference w:id="31"/>
      </w:r>
      <w:r w:rsidRPr="005A785E">
        <w:rPr>
          <w:lang w:val="en-GB"/>
        </w:rPr>
        <w:t>capacity using c-statistics</w:t>
      </w:r>
      <w:r w:rsidR="00A61FBA">
        <w:rPr>
          <w:lang w:val="en-GB"/>
        </w:rPr>
        <w:t>. T</w:t>
      </w:r>
      <w:r w:rsidR="00AE45D1" w:rsidRPr="005A785E">
        <w:rPr>
          <w:lang w:val="en-GB"/>
        </w:rPr>
        <w:t>h</w:t>
      </w:r>
      <w:r w:rsidR="000A076C" w:rsidRPr="005A785E">
        <w:rPr>
          <w:lang w:val="en-GB"/>
        </w:rPr>
        <w:t xml:space="preserve">e </w:t>
      </w:r>
      <w:r w:rsidR="0034101A" w:rsidRPr="005A785E">
        <w:rPr>
          <w:lang w:val="en-GB"/>
        </w:rPr>
        <w:t>c</w:t>
      </w:r>
      <w:r w:rsidR="00AE45D1" w:rsidRPr="005A785E">
        <w:rPr>
          <w:lang w:val="en-GB"/>
        </w:rPr>
        <w:t>-</w:t>
      </w:r>
      <w:del w:id="32" w:author="Nils Hailer" w:date="2016-11-28T11:07:00Z">
        <w:r w:rsidR="00A46821" w:rsidRPr="00A46821" w:rsidDel="00E96CC0">
          <w:rPr>
            <w:lang w:val="en-GB"/>
          </w:rPr>
          <w:delText xml:space="preserve"> </w:delText>
        </w:r>
      </w:del>
      <w:r w:rsidR="00A46821">
        <w:rPr>
          <w:lang w:val="en-GB"/>
        </w:rPr>
        <w:t>statistic</w:t>
      </w:r>
      <w:r w:rsidR="000A076C" w:rsidRPr="005A785E">
        <w:rPr>
          <w:lang w:val="en-GB"/>
        </w:rPr>
        <w:t xml:space="preserve"> </w:t>
      </w:r>
      <w:r w:rsidR="00A61FBA">
        <w:rPr>
          <w:lang w:val="en-GB"/>
        </w:rPr>
        <w:t>represent</w:t>
      </w:r>
      <w:r w:rsidR="0037780C">
        <w:rPr>
          <w:lang w:val="en-GB"/>
        </w:rPr>
        <w:t>s the area under the curve (AUC</w:t>
      </w:r>
      <w:r w:rsidR="00A61FBA">
        <w:rPr>
          <w:lang w:val="en-GB"/>
        </w:rPr>
        <w:t xml:space="preserve"> in the plotted ROC </w:t>
      </w:r>
      <w:ins w:id="33" w:author="Nils Hailer" w:date="2016-11-28T11:07:00Z">
        <w:r w:rsidR="00E96CC0">
          <w:rPr>
            <w:lang w:val="en-GB"/>
          </w:rPr>
          <w:t>[</w:t>
        </w:r>
      </w:ins>
      <w:del w:id="34" w:author="Nils Hailer" w:date="2016-11-28T11:07:00Z">
        <w:r w:rsidR="00A61FBA" w:rsidDel="00E96CC0">
          <w:rPr>
            <w:lang w:val="en-GB"/>
          </w:rPr>
          <w:delText>(</w:delText>
        </w:r>
      </w:del>
      <w:r w:rsidR="00A61FBA">
        <w:rPr>
          <w:lang w:val="en-GB"/>
        </w:rPr>
        <w:t>receiver operated characteristic</w:t>
      </w:r>
      <w:ins w:id="35" w:author="Nils Hailer" w:date="2016-11-28T11:07:00Z">
        <w:r w:rsidR="00E96CC0">
          <w:rPr>
            <w:lang w:val="en-GB"/>
          </w:rPr>
          <w:t>]</w:t>
        </w:r>
      </w:ins>
      <w:del w:id="36" w:author="Nils Hailer" w:date="2016-11-28T11:07:00Z">
        <w:r w:rsidR="00A61FBA" w:rsidDel="00E96CC0">
          <w:rPr>
            <w:lang w:val="en-GB"/>
          </w:rPr>
          <w:delText>)</w:delText>
        </w:r>
      </w:del>
      <w:r w:rsidR="00A61FBA">
        <w:rPr>
          <w:lang w:val="en-GB"/>
        </w:rPr>
        <w:t xml:space="preserve"> graph</w:t>
      </w:r>
      <w:ins w:id="37" w:author="Nils Hailer" w:date="2016-11-28T11:07:00Z">
        <w:r w:rsidR="00E96CC0">
          <w:rPr>
            <w:lang w:val="en-GB"/>
          </w:rPr>
          <w:t>)</w:t>
        </w:r>
      </w:ins>
      <w:r w:rsidR="003B7E89">
        <w:rPr>
          <w:lang w:val="en-GB"/>
        </w:rPr>
        <w:t xml:space="preserve"> and </w:t>
      </w:r>
      <w:r w:rsidR="00AE45D1" w:rsidRPr="005A785E">
        <w:rPr>
          <w:lang w:val="en-GB"/>
        </w:rPr>
        <w:t xml:space="preserve">stands for the degree of predictability. </w:t>
      </w:r>
      <w:r w:rsidR="00615313" w:rsidRPr="005A785E">
        <w:rPr>
          <w:lang w:val="en-GB"/>
        </w:rPr>
        <w:t xml:space="preserve">We performed no imputation for missing data. </w:t>
      </w:r>
    </w:p>
    <w:p w14:paraId="2A0729B6" w14:textId="422E3EF5" w:rsidR="00C70FB5" w:rsidRPr="005A785E" w:rsidRDefault="00C70FB5" w:rsidP="00AA1A0B">
      <w:pPr>
        <w:widowControl w:val="0"/>
        <w:autoSpaceDE w:val="0"/>
        <w:autoSpaceDN w:val="0"/>
        <w:adjustRightInd w:val="0"/>
        <w:spacing w:line="480" w:lineRule="auto"/>
        <w:rPr>
          <w:lang w:val="en-GB"/>
        </w:rPr>
      </w:pPr>
      <w:del w:id="38" w:author="Nils Hailer" w:date="2016-11-28T11:09:00Z">
        <w:r w:rsidDel="00E96CC0">
          <w:rPr>
            <w:lang w:val="en-GB"/>
          </w:rPr>
          <w:delText xml:space="preserve">In search of an easily accessible tool </w:delText>
        </w:r>
      </w:del>
      <w:del w:id="39" w:author="Nils Hailer" w:date="2016-11-28T11:08:00Z">
        <w:r w:rsidDel="00E96CC0">
          <w:rPr>
            <w:lang w:val="en-GB"/>
          </w:rPr>
          <w:delText xml:space="preserve">the </w:delText>
        </w:r>
      </w:del>
      <w:ins w:id="40" w:author="Nils Hailer" w:date="2016-11-28T11:09:00Z">
        <w:r w:rsidR="00E96CC0">
          <w:rPr>
            <w:lang w:val="en-GB"/>
          </w:rPr>
          <w:t>S</w:t>
        </w:r>
      </w:ins>
      <w:ins w:id="41" w:author="Nils Hailer" w:date="2016-11-28T11:08:00Z">
        <w:r w:rsidR="00E96CC0">
          <w:rPr>
            <w:lang w:val="en-GB"/>
          </w:rPr>
          <w:t xml:space="preserve">eparate </w:t>
        </w:r>
      </w:ins>
      <w:r>
        <w:rPr>
          <w:lang w:val="en-GB"/>
        </w:rPr>
        <w:t xml:space="preserve">dimensions in the comorbidity algorithms (Elixhauser, CCI, and RxRiskV) </w:t>
      </w:r>
      <w:ins w:id="42" w:author="Nils Hailer" w:date="2016-11-28T11:08:00Z">
        <w:r w:rsidR="00E96CC0">
          <w:rPr>
            <w:lang w:val="en-GB"/>
          </w:rPr>
          <w:t xml:space="preserve">that were </w:t>
        </w:r>
      </w:ins>
      <w:r>
        <w:rPr>
          <w:lang w:val="en-GB"/>
        </w:rPr>
        <w:t xml:space="preserve">considered relevant </w:t>
      </w:r>
      <w:del w:id="43" w:author="Nils Hailer" w:date="2016-11-28T11:08:00Z">
        <w:r w:rsidDel="00E96CC0">
          <w:rPr>
            <w:lang w:val="en-GB"/>
          </w:rPr>
          <w:delText>(with a 95% confidence interval above one)</w:delText>
        </w:r>
      </w:del>
      <w:ins w:id="44" w:author="Nils Hailer" w:date="2016-11-28T11:08:00Z">
        <w:r w:rsidR="00E96CC0">
          <w:rPr>
            <w:lang w:val="en-GB"/>
          </w:rPr>
          <w:t>based on lower bounds of CI</w:t>
        </w:r>
      </w:ins>
      <w:r>
        <w:rPr>
          <w:lang w:val="en-GB"/>
        </w:rPr>
        <w:t xml:space="preserve"> </w:t>
      </w:r>
      <w:ins w:id="45" w:author="Nils Hailer" w:date="2016-11-28T11:08:00Z">
        <w:r w:rsidR="00E96CC0">
          <w:rPr>
            <w:lang w:val="en-GB"/>
          </w:rPr>
          <w:t xml:space="preserve">being larger than one </w:t>
        </w:r>
      </w:ins>
      <w:r>
        <w:rPr>
          <w:lang w:val="en-GB"/>
        </w:rPr>
        <w:t xml:space="preserve">were </w:t>
      </w:r>
      <w:r>
        <w:rPr>
          <w:lang w:val="en-GB"/>
        </w:rPr>
        <w:lastRenderedPageBreak/>
        <w:t xml:space="preserve">combined </w:t>
      </w:r>
      <w:ins w:id="46" w:author="Nils Hailer" w:date="2016-11-28T11:09:00Z">
        <w:r w:rsidR="00E96CC0">
          <w:rPr>
            <w:lang w:val="en-GB"/>
          </w:rPr>
          <w:t xml:space="preserve">in a larger model together </w:t>
        </w:r>
      </w:ins>
      <w:r>
        <w:rPr>
          <w:lang w:val="en-GB"/>
        </w:rPr>
        <w:t>with age, gender</w:t>
      </w:r>
      <w:ins w:id="47" w:author="Nils Hailer" w:date="2016-11-28T11:09:00Z">
        <w:r w:rsidR="00E96CC0">
          <w:rPr>
            <w:lang w:val="en-GB"/>
          </w:rPr>
          <w:t>,</w:t>
        </w:r>
      </w:ins>
      <w:r>
        <w:rPr>
          <w:lang w:val="en-GB"/>
        </w:rPr>
        <w:t xml:space="preserve"> </w:t>
      </w:r>
      <w:ins w:id="48" w:author="Nils Hailer" w:date="2016-11-28T11:10:00Z">
        <w:r w:rsidR="00E96CC0">
          <w:rPr>
            <w:lang w:val="en-GB"/>
          </w:rPr>
          <w:t xml:space="preserve">BMI, </w:t>
        </w:r>
      </w:ins>
      <w:r>
        <w:rPr>
          <w:lang w:val="en-GB"/>
        </w:rPr>
        <w:t>and ASA. One at a time</w:t>
      </w:r>
      <w:ins w:id="49" w:author="Nils Hailer" w:date="2016-11-28T11:09:00Z">
        <w:r w:rsidR="00E96CC0">
          <w:rPr>
            <w:lang w:val="en-GB"/>
          </w:rPr>
          <w:t>,</w:t>
        </w:r>
      </w:ins>
      <w:r>
        <w:rPr>
          <w:lang w:val="en-GB"/>
        </w:rPr>
        <w:t xml:space="preserve"> the different dimensions were then removed until the </w:t>
      </w:r>
      <w:commentRangeStart w:id="50"/>
      <w:r>
        <w:rPr>
          <w:lang w:val="en-GB"/>
        </w:rPr>
        <w:t>optimal combination with the highest c-statistic was found</w:t>
      </w:r>
      <w:commentRangeEnd w:id="50"/>
      <w:r w:rsidR="00E96CC0">
        <w:rPr>
          <w:rStyle w:val="Kommentarsreferens"/>
          <w:lang w:eastAsia="ja-JP"/>
        </w:rPr>
        <w:commentReference w:id="50"/>
      </w:r>
      <w:r>
        <w:rPr>
          <w:lang w:val="en-GB"/>
        </w:rPr>
        <w:t>.</w:t>
      </w:r>
    </w:p>
    <w:p w14:paraId="64C20872" w14:textId="77777777" w:rsidR="009749F1" w:rsidRPr="005A785E" w:rsidRDefault="009749F1" w:rsidP="009749F1">
      <w:pPr>
        <w:pStyle w:val="Rubrik2"/>
      </w:pPr>
      <w:r w:rsidRPr="005A785E">
        <w:t>Ethical approval</w:t>
      </w:r>
    </w:p>
    <w:p w14:paraId="068ECC67" w14:textId="72DA95C9" w:rsidR="00182977" w:rsidRPr="005A785E" w:rsidRDefault="009749F1" w:rsidP="00C4113C">
      <w:pPr>
        <w:spacing w:line="480" w:lineRule="auto"/>
        <w:rPr>
          <w:rFonts w:asciiTheme="majorHAnsi" w:eastAsiaTheme="majorEastAsia" w:hAnsiTheme="majorHAnsi" w:cstheme="majorBidi"/>
          <w:b/>
          <w:bCs/>
          <w:color w:val="345A8A" w:themeColor="accent1" w:themeShade="B5"/>
          <w:sz w:val="32"/>
          <w:szCs w:val="32"/>
          <w:lang w:val="en-GB"/>
        </w:rPr>
      </w:pPr>
      <w:r w:rsidRPr="005A785E">
        <w:rPr>
          <w:color w:val="000000" w:themeColor="text1"/>
          <w:lang w:val="en-GB"/>
        </w:rPr>
        <w:t>All patients registered in the SHAR have received information about the register</w:t>
      </w:r>
      <w:r w:rsidR="00953DAD">
        <w:rPr>
          <w:color w:val="000000" w:themeColor="text1"/>
          <w:lang w:val="en-GB"/>
        </w:rPr>
        <w:t xml:space="preserve"> and the type of data that are routinely collected prior to surgery, and all p</w:t>
      </w:r>
      <w:r w:rsidRPr="005A785E">
        <w:rPr>
          <w:color w:val="000000" w:themeColor="text1"/>
          <w:lang w:val="en-GB"/>
        </w:rPr>
        <w:t>atients have been given the choice not to participate in the registry or associated research</w:t>
      </w:r>
      <w:r w:rsidR="00953DAD">
        <w:rPr>
          <w:color w:val="000000" w:themeColor="text1"/>
          <w:lang w:val="en-GB"/>
        </w:rPr>
        <w:t>.</w:t>
      </w:r>
      <w:r w:rsidRPr="005A785E">
        <w:rPr>
          <w:color w:val="000000" w:themeColor="text1"/>
          <w:lang w:val="en-GB"/>
        </w:rPr>
        <w:t xml:space="preserve"> </w:t>
      </w:r>
      <w:r w:rsidR="00953DAD">
        <w:rPr>
          <w:color w:val="000000" w:themeColor="text1"/>
          <w:lang w:val="en-GB"/>
        </w:rPr>
        <w:t>In accordance with t</w:t>
      </w:r>
      <w:r w:rsidR="00953DAD" w:rsidRPr="005A785E">
        <w:rPr>
          <w:rFonts w:cs="Calibri"/>
          <w:lang w:val="en-GB"/>
        </w:rPr>
        <w:t>he Swedish Patient Data Law from 2009</w:t>
      </w:r>
      <w:r w:rsidRPr="005A785E">
        <w:rPr>
          <w:color w:val="000000" w:themeColor="text1"/>
          <w:lang w:val="en-GB"/>
        </w:rPr>
        <w:t xml:space="preserve"> </w:t>
      </w:r>
      <w:r w:rsidRPr="005A785E">
        <w:rPr>
          <w:rFonts w:cs="Calibri"/>
          <w:lang w:val="en-GB"/>
        </w:rPr>
        <w:t>written informed consent was not obtained</w:t>
      </w:r>
      <w:r w:rsidR="00607B95">
        <w:rPr>
          <w:rFonts w:cs="Calibri"/>
          <w:lang w:val="en-GB"/>
        </w:rPr>
        <w:t xml:space="preserve"> from individual patients</w:t>
      </w:r>
      <w:r w:rsidRPr="005A785E">
        <w:rPr>
          <w:rFonts w:cs="Calibri"/>
          <w:lang w:val="en-GB"/>
        </w:rPr>
        <w:t xml:space="preserve">. </w:t>
      </w:r>
      <w:r w:rsidR="00607B95">
        <w:rPr>
          <w:rFonts w:cs="Calibri"/>
          <w:lang w:val="en-GB"/>
        </w:rPr>
        <w:t>E</w:t>
      </w:r>
      <w:r w:rsidRPr="005A785E">
        <w:rPr>
          <w:rFonts w:cs="Calibri"/>
          <w:lang w:val="en-GB"/>
        </w:rPr>
        <w:t xml:space="preserve">thical </w:t>
      </w:r>
      <w:r w:rsidRPr="005A785E">
        <w:rPr>
          <w:color w:val="000000" w:themeColor="text1"/>
          <w:lang w:val="en-GB"/>
        </w:rPr>
        <w:t xml:space="preserve">approval </w:t>
      </w:r>
      <w:r w:rsidR="00607B95">
        <w:rPr>
          <w:color w:val="000000" w:themeColor="text1"/>
          <w:lang w:val="en-GB"/>
        </w:rPr>
        <w:t xml:space="preserve">for this study </w:t>
      </w:r>
      <w:r w:rsidRPr="005A785E">
        <w:rPr>
          <w:color w:val="000000" w:themeColor="text1"/>
          <w:lang w:val="en-GB"/>
        </w:rPr>
        <w:t xml:space="preserve">was obtained from </w:t>
      </w:r>
      <w:r w:rsidR="00953DAD">
        <w:rPr>
          <w:color w:val="000000" w:themeColor="text1"/>
          <w:lang w:val="en-GB"/>
        </w:rPr>
        <w:t>t</w:t>
      </w:r>
      <w:r w:rsidRPr="005A785E">
        <w:rPr>
          <w:color w:val="000000" w:themeColor="text1"/>
          <w:lang w:val="en-GB"/>
        </w:rPr>
        <w:t>he Regional Ethical Review Board in Gothenburg (2013: 360-13).</w:t>
      </w:r>
    </w:p>
    <w:p w14:paraId="0275BB36" w14:textId="11B27713" w:rsidR="00E61BF2" w:rsidRPr="005A785E" w:rsidRDefault="009749F1" w:rsidP="00A15709">
      <w:pPr>
        <w:pStyle w:val="Rubrik1"/>
        <w:spacing w:line="480" w:lineRule="auto"/>
        <w:rPr>
          <w:lang w:val="en-GB"/>
        </w:rPr>
      </w:pPr>
      <w:r w:rsidRPr="005A785E">
        <w:rPr>
          <w:lang w:val="en-GB"/>
        </w:rPr>
        <w:t>Results</w:t>
      </w:r>
    </w:p>
    <w:p w14:paraId="44F45357" w14:textId="76382140" w:rsidR="00A15709" w:rsidRPr="005A785E" w:rsidRDefault="00040C9D" w:rsidP="00A15709">
      <w:pPr>
        <w:spacing w:line="480" w:lineRule="auto"/>
        <w:rPr>
          <w:lang w:val="en-GB"/>
        </w:rPr>
      </w:pPr>
      <w:r>
        <w:rPr>
          <w:rStyle w:val="Rubrik2Char"/>
        </w:rPr>
        <w:t>The study population</w:t>
      </w:r>
    </w:p>
    <w:p w14:paraId="5745AE78" w14:textId="2F5C7CD0" w:rsidR="00D278E6" w:rsidRPr="005A785E" w:rsidRDefault="00B0706E" w:rsidP="00A15709">
      <w:pPr>
        <w:spacing w:line="480" w:lineRule="auto"/>
        <w:rPr>
          <w:lang w:val="en-GB"/>
        </w:rPr>
      </w:pPr>
      <w:r w:rsidRPr="005A785E">
        <w:rPr>
          <w:lang w:val="en-GB"/>
        </w:rPr>
        <w:t xml:space="preserve">After the </w:t>
      </w:r>
      <w:r w:rsidR="00953DAD">
        <w:rPr>
          <w:lang w:val="en-GB"/>
        </w:rPr>
        <w:t xml:space="preserve">exclusion </w:t>
      </w:r>
      <w:r w:rsidRPr="005A785E">
        <w:rPr>
          <w:lang w:val="en-GB"/>
        </w:rPr>
        <w:t xml:space="preserve">process </w:t>
      </w:r>
      <w:r w:rsidR="003B7E89">
        <w:rPr>
          <w:lang w:val="en-GB"/>
        </w:rPr>
        <w:t xml:space="preserve">described above </w:t>
      </w:r>
      <w:r w:rsidRPr="005A785E">
        <w:rPr>
          <w:lang w:val="en-GB"/>
        </w:rPr>
        <w:t xml:space="preserve">(Figure 1) </w:t>
      </w:r>
      <w:r w:rsidR="00A72597" w:rsidRPr="005A785E">
        <w:rPr>
          <w:lang w:val="en-GB"/>
        </w:rPr>
        <w:t>38</w:t>
      </w:r>
      <w:r w:rsidRPr="005A785E">
        <w:rPr>
          <w:lang w:val="en-GB"/>
        </w:rPr>
        <w:t>,</w:t>
      </w:r>
      <w:r w:rsidR="00A72597" w:rsidRPr="005A785E">
        <w:rPr>
          <w:lang w:val="en-GB"/>
        </w:rPr>
        <w:t>735</w:t>
      </w:r>
      <w:r w:rsidRPr="005A785E">
        <w:rPr>
          <w:lang w:val="en-GB"/>
        </w:rPr>
        <w:t xml:space="preserve"> individuals </w:t>
      </w:r>
      <w:r w:rsidR="003B7E89">
        <w:rPr>
          <w:lang w:val="en-GB"/>
        </w:rPr>
        <w:t xml:space="preserve">with an age </w:t>
      </w:r>
      <w:r w:rsidR="004A7CB2" w:rsidRPr="005A785E">
        <w:rPr>
          <w:lang w:val="en-GB"/>
        </w:rPr>
        <w:t xml:space="preserve">between 18 and 100 years </w:t>
      </w:r>
      <w:r w:rsidRPr="005A785E">
        <w:rPr>
          <w:lang w:val="en-GB"/>
        </w:rPr>
        <w:t xml:space="preserve">who hade undergone THA due to primary OA were </w:t>
      </w:r>
      <w:r w:rsidR="00953DAD">
        <w:rPr>
          <w:lang w:val="en-GB"/>
        </w:rPr>
        <w:t>eligible for analysis</w:t>
      </w:r>
      <w:r w:rsidRPr="005A785E">
        <w:rPr>
          <w:lang w:val="en-GB"/>
        </w:rPr>
        <w:t xml:space="preserve">. </w:t>
      </w:r>
      <w:r w:rsidR="003B7E89">
        <w:rPr>
          <w:lang w:val="en-GB"/>
        </w:rPr>
        <w:t>Their m</w:t>
      </w:r>
      <w:r w:rsidRPr="005A785E">
        <w:rPr>
          <w:lang w:val="en-GB"/>
        </w:rPr>
        <w:t xml:space="preserve">ean age was </w:t>
      </w:r>
      <w:r w:rsidR="000F08EC" w:rsidRPr="005A785E">
        <w:rPr>
          <w:lang w:val="en-GB"/>
        </w:rPr>
        <w:t>68</w:t>
      </w:r>
      <w:r w:rsidR="00607B95">
        <w:rPr>
          <w:lang w:val="en-GB"/>
        </w:rPr>
        <w:t>.</w:t>
      </w:r>
      <w:r w:rsidR="00A72597" w:rsidRPr="005A785E">
        <w:rPr>
          <w:lang w:val="en-GB"/>
        </w:rPr>
        <w:t>6</w:t>
      </w:r>
      <w:r w:rsidR="00FD6657" w:rsidRPr="005A785E">
        <w:rPr>
          <w:lang w:val="en-GB"/>
        </w:rPr>
        <w:t xml:space="preserve"> </w:t>
      </w:r>
      <w:r w:rsidRPr="005A785E">
        <w:rPr>
          <w:lang w:val="en-GB"/>
        </w:rPr>
        <w:t xml:space="preserve">years </w:t>
      </w:r>
      <w:r w:rsidR="00FD6657" w:rsidRPr="005A785E">
        <w:rPr>
          <w:lang w:val="en-GB"/>
        </w:rPr>
        <w:t>(SD 10.</w:t>
      </w:r>
      <w:r w:rsidR="00A72597" w:rsidRPr="005A785E">
        <w:rPr>
          <w:lang w:val="en-GB"/>
        </w:rPr>
        <w:t>11</w:t>
      </w:r>
      <w:r w:rsidR="00FD6657" w:rsidRPr="005A785E">
        <w:rPr>
          <w:lang w:val="en-GB"/>
        </w:rPr>
        <w:t>)</w:t>
      </w:r>
      <w:r w:rsidR="003B7E89">
        <w:rPr>
          <w:lang w:val="en-GB"/>
        </w:rPr>
        <w:t>,</w:t>
      </w:r>
      <w:r w:rsidR="00FD6657" w:rsidRPr="005A785E">
        <w:rPr>
          <w:lang w:val="en-GB"/>
        </w:rPr>
        <w:t xml:space="preserve"> </w:t>
      </w:r>
      <w:r w:rsidRPr="005A785E">
        <w:rPr>
          <w:lang w:val="en-GB"/>
        </w:rPr>
        <w:t xml:space="preserve">and there were </w:t>
      </w:r>
      <w:r w:rsidR="00FD6657" w:rsidRPr="005A785E">
        <w:rPr>
          <w:lang w:val="en-GB"/>
        </w:rPr>
        <w:t xml:space="preserve">somewhat </w:t>
      </w:r>
      <w:r w:rsidRPr="005A785E">
        <w:rPr>
          <w:lang w:val="en-GB"/>
        </w:rPr>
        <w:t xml:space="preserve">more women </w:t>
      </w:r>
      <w:r w:rsidR="00FD6657" w:rsidRPr="005A785E">
        <w:rPr>
          <w:lang w:val="en-GB"/>
        </w:rPr>
        <w:t>(56.</w:t>
      </w:r>
      <w:r w:rsidR="00A72597" w:rsidRPr="005A785E">
        <w:rPr>
          <w:lang w:val="en-GB"/>
        </w:rPr>
        <w:t>2</w:t>
      </w:r>
      <w:r w:rsidR="00FD6657" w:rsidRPr="005A785E">
        <w:rPr>
          <w:lang w:val="en-GB"/>
        </w:rPr>
        <w:t xml:space="preserve">%) </w:t>
      </w:r>
      <w:r w:rsidRPr="005A785E">
        <w:rPr>
          <w:lang w:val="en-GB"/>
        </w:rPr>
        <w:t>than men</w:t>
      </w:r>
      <w:r w:rsidR="003B7E89">
        <w:rPr>
          <w:lang w:val="en-GB"/>
        </w:rPr>
        <w:t xml:space="preserve"> in the study population</w:t>
      </w:r>
      <w:r w:rsidRPr="005A785E">
        <w:rPr>
          <w:lang w:val="en-GB"/>
        </w:rPr>
        <w:t xml:space="preserve">. </w:t>
      </w:r>
    </w:p>
    <w:p w14:paraId="03A580C1" w14:textId="750B52B2" w:rsidR="005D081A" w:rsidRPr="005A785E" w:rsidRDefault="00CE515C" w:rsidP="00A15709">
      <w:pPr>
        <w:spacing w:line="480" w:lineRule="auto"/>
        <w:rPr>
          <w:lang w:val="en-GB"/>
        </w:rPr>
      </w:pPr>
      <w:r w:rsidRPr="005A785E">
        <w:rPr>
          <w:lang w:val="en-GB"/>
        </w:rPr>
        <w:t>T</w:t>
      </w:r>
      <w:r w:rsidR="00D278E6" w:rsidRPr="005A785E">
        <w:rPr>
          <w:lang w:val="en-GB"/>
        </w:rPr>
        <w:t>he highest proportion of patients with</w:t>
      </w:r>
      <w:r w:rsidR="00B2076F" w:rsidRPr="005A785E">
        <w:rPr>
          <w:lang w:val="en-GB"/>
        </w:rPr>
        <w:t xml:space="preserve"> multiple comorbidities (ie</w:t>
      </w:r>
      <w:r w:rsidR="00607B95">
        <w:rPr>
          <w:lang w:val="en-GB"/>
        </w:rPr>
        <w:t>,</w:t>
      </w:r>
      <w:r w:rsidRPr="005A785E">
        <w:rPr>
          <w:lang w:val="en-GB"/>
        </w:rPr>
        <w:t xml:space="preserve"> three or mor</w:t>
      </w:r>
      <w:r w:rsidR="00E11A4C">
        <w:rPr>
          <w:lang w:val="en-GB"/>
        </w:rPr>
        <w:t>e) was identified by the RxRisk</w:t>
      </w:r>
      <w:r w:rsidRPr="005A785E">
        <w:rPr>
          <w:lang w:val="en-GB"/>
        </w:rPr>
        <w:t>V measure (69.</w:t>
      </w:r>
      <w:r w:rsidR="00A72597" w:rsidRPr="005A785E">
        <w:rPr>
          <w:lang w:val="en-GB"/>
        </w:rPr>
        <w:t>9</w:t>
      </w:r>
      <w:r w:rsidRPr="005A785E">
        <w:rPr>
          <w:lang w:val="en-GB"/>
        </w:rPr>
        <w:t xml:space="preserve">%). </w:t>
      </w:r>
      <w:del w:id="51" w:author="Nils Hailer" w:date="2016-11-28T11:11:00Z">
        <w:r w:rsidR="003B7E89" w:rsidDel="00E96CC0">
          <w:rPr>
            <w:lang w:val="en-GB"/>
          </w:rPr>
          <w:delText xml:space="preserve">When using </w:delText>
        </w:r>
        <w:r w:rsidRPr="005A785E" w:rsidDel="00E96CC0">
          <w:rPr>
            <w:lang w:val="en-GB"/>
          </w:rPr>
          <w:delText>t</w:delText>
        </w:r>
      </w:del>
      <w:ins w:id="52" w:author="Nils Hailer" w:date="2016-11-28T11:11:00Z">
        <w:r w:rsidR="00E96CC0">
          <w:rPr>
            <w:lang w:val="en-GB"/>
          </w:rPr>
          <w:t>T</w:t>
        </w:r>
      </w:ins>
      <w:r w:rsidRPr="005A785E">
        <w:rPr>
          <w:lang w:val="en-GB"/>
        </w:rPr>
        <w:t>he</w:t>
      </w:r>
      <w:del w:id="53" w:author="Nils Hailer" w:date="2016-11-28T11:11:00Z">
        <w:r w:rsidRPr="005A785E" w:rsidDel="00E96CC0">
          <w:rPr>
            <w:lang w:val="en-GB"/>
          </w:rPr>
          <w:delText xml:space="preserve"> </w:delText>
        </w:r>
        <w:r w:rsidR="00A61FBA" w:rsidDel="00E96CC0">
          <w:rPr>
            <w:lang w:val="en-GB"/>
          </w:rPr>
          <w:delText>CCI</w:delText>
        </w:r>
        <w:r w:rsidR="00D278E6" w:rsidRPr="005A785E" w:rsidDel="00E96CC0">
          <w:rPr>
            <w:lang w:val="en-GB"/>
          </w:rPr>
          <w:delText xml:space="preserve"> </w:delText>
        </w:r>
        <w:r w:rsidRPr="005A785E" w:rsidDel="00E96CC0">
          <w:rPr>
            <w:lang w:val="en-GB"/>
          </w:rPr>
          <w:delText xml:space="preserve">the proportion of </w:delText>
        </w:r>
        <w:r w:rsidR="003B7E89" w:rsidDel="00E96CC0">
          <w:rPr>
            <w:lang w:val="en-GB"/>
          </w:rPr>
          <w:delText xml:space="preserve">patients with </w:delText>
        </w:r>
        <w:r w:rsidRPr="005A785E" w:rsidDel="00E96CC0">
          <w:rPr>
            <w:lang w:val="en-GB"/>
          </w:rPr>
          <w:delText>three or more comorbidities was 3.</w:delText>
        </w:r>
        <w:r w:rsidR="00A72597" w:rsidRPr="005A785E" w:rsidDel="00E96CC0">
          <w:rPr>
            <w:lang w:val="en-GB"/>
          </w:rPr>
          <w:delText>3</w:delText>
        </w:r>
        <w:r w:rsidRPr="005A785E" w:rsidDel="00E96CC0">
          <w:rPr>
            <w:lang w:val="en-GB"/>
          </w:rPr>
          <w:delText>%</w:delText>
        </w:r>
        <w:r w:rsidR="00040C9D" w:rsidDel="00E96CC0">
          <w:rPr>
            <w:lang w:val="en-GB"/>
          </w:rPr>
          <w:delText>,</w:delText>
        </w:r>
        <w:r w:rsidR="00EF609D" w:rsidRPr="005A785E" w:rsidDel="00E96CC0">
          <w:rPr>
            <w:lang w:val="en-GB"/>
          </w:rPr>
          <w:delText xml:space="preserve"> </w:delText>
        </w:r>
        <w:r w:rsidRPr="005A785E" w:rsidDel="00E96CC0">
          <w:rPr>
            <w:lang w:val="en-GB"/>
          </w:rPr>
          <w:delText>and the</w:delText>
        </w:r>
      </w:del>
      <w:r w:rsidR="00D278E6" w:rsidRPr="005A785E">
        <w:rPr>
          <w:lang w:val="en-GB"/>
        </w:rPr>
        <w:t xml:space="preserve"> Elixhauser Score</w:t>
      </w:r>
      <w:r w:rsidRPr="005A785E">
        <w:rPr>
          <w:lang w:val="en-GB"/>
        </w:rPr>
        <w:t xml:space="preserve"> </w:t>
      </w:r>
      <w:r w:rsidR="003B7E89">
        <w:rPr>
          <w:lang w:val="en-GB"/>
        </w:rPr>
        <w:t xml:space="preserve">identified </w:t>
      </w:r>
      <w:r w:rsidR="00A72597" w:rsidRPr="005A785E">
        <w:rPr>
          <w:lang w:val="en-GB"/>
        </w:rPr>
        <w:t>5.0</w:t>
      </w:r>
      <w:r w:rsidRPr="005A785E">
        <w:rPr>
          <w:lang w:val="en-GB"/>
        </w:rPr>
        <w:t>%</w:t>
      </w:r>
      <w:r w:rsidR="003B7E89">
        <w:rPr>
          <w:lang w:val="en-GB"/>
        </w:rPr>
        <w:t xml:space="preserve"> of the study population as suffering from three or more comorbidities</w:t>
      </w:r>
      <w:ins w:id="54" w:author="Nils Hailer" w:date="2016-11-28T11:11:00Z">
        <w:r w:rsidR="00E96CC0">
          <w:rPr>
            <w:lang w:val="en-GB"/>
          </w:rPr>
          <w:t xml:space="preserve">, whereas </w:t>
        </w:r>
        <w:r w:rsidR="00E96CC0" w:rsidRPr="005A785E">
          <w:rPr>
            <w:lang w:val="en-GB"/>
          </w:rPr>
          <w:t xml:space="preserve">the proportion of </w:t>
        </w:r>
        <w:r w:rsidR="00E96CC0">
          <w:rPr>
            <w:lang w:val="en-GB"/>
          </w:rPr>
          <w:t xml:space="preserve">patients with </w:t>
        </w:r>
        <w:r w:rsidR="00E96CC0" w:rsidRPr="005A785E">
          <w:rPr>
            <w:lang w:val="en-GB"/>
          </w:rPr>
          <w:t>three or more comorbidities was 3.3%</w:t>
        </w:r>
        <w:r w:rsidR="00E96CC0">
          <w:rPr>
            <w:lang w:val="en-GB"/>
          </w:rPr>
          <w:t xml:space="preserve"> when calculated according to the</w:t>
        </w:r>
        <w:r w:rsidR="00E96CC0" w:rsidRPr="00E96CC0">
          <w:rPr>
            <w:lang w:val="en-GB"/>
          </w:rPr>
          <w:t xml:space="preserve"> </w:t>
        </w:r>
        <w:r w:rsidR="00E96CC0">
          <w:rPr>
            <w:lang w:val="en-GB"/>
          </w:rPr>
          <w:t>CCI</w:t>
        </w:r>
      </w:ins>
      <w:r w:rsidR="00C97C4D">
        <w:rPr>
          <w:lang w:val="en-GB"/>
        </w:rPr>
        <w:t>. The proportion of patient</w:t>
      </w:r>
      <w:r w:rsidR="003B7E89">
        <w:rPr>
          <w:lang w:val="en-GB"/>
        </w:rPr>
        <w:t>s</w:t>
      </w:r>
      <w:r w:rsidR="00C97C4D">
        <w:rPr>
          <w:lang w:val="en-GB"/>
        </w:rPr>
        <w:t xml:space="preserve"> </w:t>
      </w:r>
      <w:r w:rsidR="003B7E89">
        <w:rPr>
          <w:lang w:val="en-GB"/>
        </w:rPr>
        <w:t xml:space="preserve">with </w:t>
      </w:r>
      <w:r w:rsidR="00EC3BEF">
        <w:rPr>
          <w:lang w:val="en-GB"/>
        </w:rPr>
        <w:t>an ASA grade</w:t>
      </w:r>
      <w:r w:rsidR="00A61FBA">
        <w:rPr>
          <w:lang w:val="en-GB"/>
        </w:rPr>
        <w:t xml:space="preserve"> </w:t>
      </w:r>
      <w:r w:rsidR="003B7E89">
        <w:rPr>
          <w:lang w:val="en-GB"/>
        </w:rPr>
        <w:t xml:space="preserve">above </w:t>
      </w:r>
      <w:r w:rsidR="00A61FBA">
        <w:rPr>
          <w:lang w:val="en-GB"/>
        </w:rPr>
        <w:t>2</w:t>
      </w:r>
      <w:r w:rsidR="00C97C4D">
        <w:rPr>
          <w:lang w:val="en-GB"/>
        </w:rPr>
        <w:t xml:space="preserve"> was 15.2%</w:t>
      </w:r>
      <w:r w:rsidR="00A61FBA">
        <w:rPr>
          <w:lang w:val="en-GB"/>
        </w:rPr>
        <w:t>.</w:t>
      </w:r>
      <w:del w:id="55" w:author="Nils Hailer" w:date="2016-11-28T11:11:00Z">
        <w:r w:rsidR="00A61FBA" w:rsidRPr="005A785E" w:rsidDel="00E96CC0">
          <w:rPr>
            <w:lang w:val="en-GB"/>
          </w:rPr>
          <w:delText xml:space="preserve"> </w:delText>
        </w:r>
      </w:del>
    </w:p>
    <w:p w14:paraId="356D5D04" w14:textId="1E150A08" w:rsidR="00FD6657" w:rsidRDefault="00EF609D" w:rsidP="00A15709">
      <w:pPr>
        <w:spacing w:line="480" w:lineRule="auto"/>
        <w:rPr>
          <w:ins w:id="56" w:author="Nils Hailer" w:date="2016-11-20T10:46:00Z"/>
          <w:lang w:val="en-GB"/>
        </w:rPr>
      </w:pPr>
      <w:r w:rsidRPr="005A785E">
        <w:rPr>
          <w:lang w:val="en-GB"/>
        </w:rPr>
        <w:t>S</w:t>
      </w:r>
      <w:r w:rsidR="00B0706E" w:rsidRPr="005A785E">
        <w:rPr>
          <w:lang w:val="en-GB"/>
        </w:rPr>
        <w:t>ee Table</w:t>
      </w:r>
      <w:r w:rsidR="00FD6657" w:rsidRPr="005A785E">
        <w:rPr>
          <w:lang w:val="en-GB"/>
        </w:rPr>
        <w:t xml:space="preserve"> 1 for characteristics of th</w:t>
      </w:r>
      <w:r w:rsidR="00B0706E" w:rsidRPr="005A785E">
        <w:rPr>
          <w:lang w:val="en-GB"/>
        </w:rPr>
        <w:t>e study population.</w:t>
      </w:r>
    </w:p>
    <w:p w14:paraId="138E846A" w14:textId="40202CE8" w:rsidR="00560B8D" w:rsidRPr="005A785E" w:rsidRDefault="00560B8D" w:rsidP="00560B8D">
      <w:pPr>
        <w:pStyle w:val="Rubrik2"/>
      </w:pPr>
      <w:r w:rsidRPr="005A785E">
        <w:lastRenderedPageBreak/>
        <w:t>Ninety</w:t>
      </w:r>
      <w:r w:rsidR="003B7E89">
        <w:t>-</w:t>
      </w:r>
      <w:r w:rsidRPr="005A785E">
        <w:t>day mortality after THA</w:t>
      </w:r>
    </w:p>
    <w:p w14:paraId="5D7AA0FC" w14:textId="7189CA79" w:rsidR="00560B8D" w:rsidRPr="005A785E" w:rsidRDefault="00560B8D" w:rsidP="00560B8D">
      <w:pPr>
        <w:spacing w:line="480" w:lineRule="auto"/>
        <w:rPr>
          <w:lang w:val="en-GB"/>
        </w:rPr>
      </w:pPr>
      <w:r w:rsidRPr="005A785E">
        <w:rPr>
          <w:lang w:val="en-GB"/>
        </w:rPr>
        <w:t>Unadjusted cumulative 90-day survival was 99.7 (CI 99.68 to 99.78)</w:t>
      </w:r>
      <w:r>
        <w:rPr>
          <w:lang w:val="en-GB"/>
        </w:rPr>
        <w:t xml:space="preserve"> and the</w:t>
      </w:r>
      <w:r w:rsidRPr="005A785E">
        <w:rPr>
          <w:lang w:val="en-GB"/>
        </w:rPr>
        <w:t xml:space="preserve"> number of deaths </w:t>
      </w:r>
      <w:r>
        <w:rPr>
          <w:lang w:val="en-GB"/>
        </w:rPr>
        <w:t>during this period was</w:t>
      </w:r>
      <w:r w:rsidRPr="005A785E">
        <w:rPr>
          <w:lang w:val="en-GB"/>
        </w:rPr>
        <w:t xml:space="preserve"> 109. We found that age (OR 1</w:t>
      </w:r>
      <w:r w:rsidR="002C21B6">
        <w:rPr>
          <w:lang w:val="en-GB"/>
        </w:rPr>
        <w:t>.</w:t>
      </w:r>
      <w:r w:rsidR="002B6F03">
        <w:rPr>
          <w:lang w:val="en-GB"/>
        </w:rPr>
        <w:t>1 [CI 1.09-1.14</w:t>
      </w:r>
      <w:r w:rsidRPr="005A785E">
        <w:rPr>
          <w:lang w:val="en-GB"/>
        </w:rPr>
        <w:t xml:space="preserve">]) and </w:t>
      </w:r>
      <w:r>
        <w:rPr>
          <w:lang w:val="en-GB"/>
        </w:rPr>
        <w:t xml:space="preserve">male </w:t>
      </w:r>
      <w:r w:rsidRPr="005A785E">
        <w:rPr>
          <w:lang w:val="en-GB"/>
        </w:rPr>
        <w:t xml:space="preserve">gender were associated with </w:t>
      </w:r>
      <w:r>
        <w:rPr>
          <w:lang w:val="en-GB"/>
        </w:rPr>
        <w:t xml:space="preserve">an increased </w:t>
      </w:r>
      <w:r w:rsidRPr="005A785E">
        <w:rPr>
          <w:lang w:val="en-GB"/>
        </w:rPr>
        <w:t>risk of death</w:t>
      </w:r>
      <w:r>
        <w:rPr>
          <w:lang w:val="en-GB"/>
        </w:rPr>
        <w:t xml:space="preserve"> </w:t>
      </w:r>
      <w:r w:rsidRPr="005A785E">
        <w:rPr>
          <w:lang w:val="en-GB"/>
        </w:rPr>
        <w:t>(</w:t>
      </w:r>
      <w:r>
        <w:rPr>
          <w:lang w:val="en-GB"/>
        </w:rPr>
        <w:t xml:space="preserve">OR for </w:t>
      </w:r>
      <w:r w:rsidRPr="005A785E">
        <w:rPr>
          <w:lang w:val="en-GB"/>
        </w:rPr>
        <w:t>female gender</w:t>
      </w:r>
      <w:r>
        <w:rPr>
          <w:lang w:val="en-GB"/>
        </w:rPr>
        <w:t xml:space="preserve">: </w:t>
      </w:r>
      <w:r w:rsidR="00410AC8">
        <w:rPr>
          <w:lang w:val="en-GB"/>
        </w:rPr>
        <w:t>0.5 [CI 0.37-0.79</w:t>
      </w:r>
      <w:r w:rsidRPr="005A785E">
        <w:rPr>
          <w:lang w:val="en-GB"/>
        </w:rPr>
        <w:t>]</w:t>
      </w:r>
      <w:r>
        <w:rPr>
          <w:lang w:val="en-GB"/>
        </w:rPr>
        <w:t>)</w:t>
      </w:r>
      <w:r w:rsidRPr="005A785E">
        <w:rPr>
          <w:lang w:val="en-GB"/>
        </w:rPr>
        <w:t xml:space="preserve">. </w:t>
      </w:r>
      <w:r w:rsidR="003312BE">
        <w:rPr>
          <w:lang w:val="en-GB"/>
        </w:rPr>
        <w:t xml:space="preserve">Patients with a </w:t>
      </w:r>
      <w:commentRangeStart w:id="57"/>
      <w:commentRangeStart w:id="58"/>
      <w:r w:rsidR="003312BE">
        <w:rPr>
          <w:lang w:val="en-GB"/>
        </w:rPr>
        <w:t>higher degree of comorbidity</w:t>
      </w:r>
      <w:r w:rsidR="00CD6BEC">
        <w:rPr>
          <w:lang w:val="en-GB"/>
        </w:rPr>
        <w:t xml:space="preserve"> </w:t>
      </w:r>
      <w:commentRangeEnd w:id="57"/>
      <w:r w:rsidR="003B7E89">
        <w:rPr>
          <w:rStyle w:val="Kommentarsreferens"/>
          <w:lang w:eastAsia="ja-JP"/>
        </w:rPr>
        <w:commentReference w:id="57"/>
      </w:r>
      <w:commentRangeEnd w:id="58"/>
      <w:r w:rsidR="00E96CC0">
        <w:rPr>
          <w:rStyle w:val="Kommentarsreferens"/>
          <w:lang w:eastAsia="ja-JP"/>
        </w:rPr>
        <w:commentReference w:id="58"/>
      </w:r>
      <w:r w:rsidR="00CD6BEC">
        <w:rPr>
          <w:lang w:val="en-GB"/>
        </w:rPr>
        <w:t>according to</w:t>
      </w:r>
      <w:r w:rsidR="003B7E89">
        <w:rPr>
          <w:lang w:val="en-GB"/>
        </w:rPr>
        <w:t xml:space="preserve"> the</w:t>
      </w:r>
      <w:r w:rsidR="00CD6BEC">
        <w:rPr>
          <w:lang w:val="en-GB"/>
        </w:rPr>
        <w:t xml:space="preserve"> CCI, </w:t>
      </w:r>
      <w:r w:rsidR="003B7E89">
        <w:rPr>
          <w:lang w:val="en-GB"/>
        </w:rPr>
        <w:t xml:space="preserve">the </w:t>
      </w:r>
      <w:r w:rsidR="00CD6BEC">
        <w:rPr>
          <w:lang w:val="en-GB"/>
        </w:rPr>
        <w:t xml:space="preserve">Elixhauser </w:t>
      </w:r>
      <w:r w:rsidR="003B7E89">
        <w:rPr>
          <w:lang w:val="en-GB"/>
        </w:rPr>
        <w:t xml:space="preserve">score, </w:t>
      </w:r>
      <w:r w:rsidR="00CD6BEC">
        <w:rPr>
          <w:lang w:val="en-GB"/>
        </w:rPr>
        <w:t xml:space="preserve">and </w:t>
      </w:r>
      <w:r w:rsidR="003B7E89">
        <w:rPr>
          <w:lang w:val="en-GB"/>
        </w:rPr>
        <w:t xml:space="preserve">the </w:t>
      </w:r>
      <w:r w:rsidR="00CD6BEC">
        <w:rPr>
          <w:lang w:val="en-GB"/>
        </w:rPr>
        <w:t>RxRiskV</w:t>
      </w:r>
      <w:r w:rsidR="003312BE">
        <w:rPr>
          <w:lang w:val="en-GB"/>
        </w:rPr>
        <w:t xml:space="preserve"> </w:t>
      </w:r>
      <w:r w:rsidR="003B7E89">
        <w:rPr>
          <w:lang w:val="en-GB"/>
        </w:rPr>
        <w:t xml:space="preserve">score </w:t>
      </w:r>
      <w:r w:rsidR="003312BE">
        <w:rPr>
          <w:lang w:val="en-GB"/>
        </w:rPr>
        <w:t xml:space="preserve">had </w:t>
      </w:r>
      <w:r w:rsidR="003312BE" w:rsidRPr="005A785E">
        <w:rPr>
          <w:lang w:val="en-GB"/>
        </w:rPr>
        <w:t>an increased risk of 90-day mortality</w:t>
      </w:r>
      <w:r w:rsidR="003B7E89">
        <w:rPr>
          <w:lang w:val="en-GB"/>
        </w:rPr>
        <w:t xml:space="preserve"> than </w:t>
      </w:r>
      <w:r w:rsidR="00A23DCD">
        <w:rPr>
          <w:lang w:val="en-GB"/>
        </w:rPr>
        <w:t xml:space="preserve">patients with a lower </w:t>
      </w:r>
      <w:r w:rsidR="00E96CC0">
        <w:rPr>
          <w:lang w:val="en-GB"/>
        </w:rPr>
        <w:t>score</w:t>
      </w:r>
      <w:r w:rsidR="00A23DCD">
        <w:rPr>
          <w:lang w:val="en-GB"/>
        </w:rPr>
        <w:t>.</w:t>
      </w:r>
      <w:r w:rsidRPr="005A785E">
        <w:rPr>
          <w:lang w:val="en-GB"/>
        </w:rPr>
        <w:t xml:space="preserve"> After adjustment </w:t>
      </w:r>
      <w:r w:rsidR="003B7E89">
        <w:rPr>
          <w:lang w:val="en-GB"/>
        </w:rPr>
        <w:t xml:space="preserve">for </w:t>
      </w:r>
      <w:r w:rsidR="008055F8" w:rsidRPr="005A785E">
        <w:rPr>
          <w:lang w:val="en-GB"/>
        </w:rPr>
        <w:t xml:space="preserve">age, gender, </w:t>
      </w:r>
      <w:r w:rsidR="008055F8">
        <w:rPr>
          <w:lang w:val="en-GB"/>
        </w:rPr>
        <w:t xml:space="preserve">BMI, </w:t>
      </w:r>
      <w:r w:rsidR="008055F8" w:rsidRPr="005A785E">
        <w:rPr>
          <w:lang w:val="en-GB"/>
        </w:rPr>
        <w:t>type of hospit</w:t>
      </w:r>
      <w:r w:rsidR="008055F8">
        <w:rPr>
          <w:lang w:val="en-GB"/>
        </w:rPr>
        <w:t>al, fixation method, comorbidity,</w:t>
      </w:r>
      <w:r w:rsidR="008055F8" w:rsidRPr="005A785E">
        <w:rPr>
          <w:lang w:val="en-GB"/>
        </w:rPr>
        <w:t xml:space="preserve"> and socioeconomic </w:t>
      </w:r>
      <w:del w:id="59" w:author="Nils Hailer" w:date="2016-11-28T11:12:00Z">
        <w:r w:rsidR="008055F8" w:rsidRPr="005A785E" w:rsidDel="00E96CC0">
          <w:rPr>
            <w:lang w:val="en-GB"/>
          </w:rPr>
          <w:delText>position</w:delText>
        </w:r>
        <w:r w:rsidR="008055F8" w:rsidDel="00E96CC0">
          <w:rPr>
            <w:lang w:val="en-GB"/>
          </w:rPr>
          <w:delText xml:space="preserve"> </w:delText>
        </w:r>
      </w:del>
      <w:ins w:id="60" w:author="Nils Hailer" w:date="2016-11-28T11:12:00Z">
        <w:r w:rsidR="00E96CC0">
          <w:rPr>
            <w:lang w:val="en-GB"/>
          </w:rPr>
          <w:t xml:space="preserve">status </w:t>
        </w:r>
      </w:ins>
      <w:r w:rsidRPr="005A785E">
        <w:rPr>
          <w:lang w:val="en-GB"/>
        </w:rPr>
        <w:t xml:space="preserve">only </w:t>
      </w:r>
      <w:r>
        <w:rPr>
          <w:lang w:val="en-GB"/>
        </w:rPr>
        <w:t xml:space="preserve">the </w:t>
      </w:r>
      <w:r w:rsidR="00B32610">
        <w:rPr>
          <w:lang w:val="en-GB"/>
        </w:rPr>
        <w:t xml:space="preserve">CCI and </w:t>
      </w:r>
      <w:r w:rsidRPr="005A785E">
        <w:rPr>
          <w:lang w:val="en-GB"/>
        </w:rPr>
        <w:t xml:space="preserve">ASA </w:t>
      </w:r>
      <w:r w:rsidR="00EC3BEF">
        <w:rPr>
          <w:lang w:val="en-GB"/>
        </w:rPr>
        <w:t>grade</w:t>
      </w:r>
      <w:r w:rsidR="001B6788">
        <w:rPr>
          <w:lang w:val="en-GB"/>
        </w:rPr>
        <w:t xml:space="preserve"> above 2</w:t>
      </w:r>
      <w:r w:rsidR="003B7E89" w:rsidRPr="005A785E">
        <w:rPr>
          <w:lang w:val="en-GB"/>
        </w:rPr>
        <w:t xml:space="preserve"> </w:t>
      </w:r>
      <w:r w:rsidRPr="005A785E">
        <w:rPr>
          <w:lang w:val="en-GB"/>
        </w:rPr>
        <w:t xml:space="preserve">remained </w:t>
      </w:r>
      <w:ins w:id="61" w:author="Nils Hailer" w:date="2016-11-28T11:12:00Z">
        <w:r w:rsidR="00E96CC0">
          <w:rPr>
            <w:lang w:val="en-GB"/>
          </w:rPr>
          <w:t xml:space="preserve">statistically significantly </w:t>
        </w:r>
      </w:ins>
      <w:r w:rsidRPr="005A785E">
        <w:rPr>
          <w:lang w:val="en-GB"/>
        </w:rPr>
        <w:t xml:space="preserve">associated with an increased risk of 90-day mortality. </w:t>
      </w:r>
      <w:r>
        <w:rPr>
          <w:lang w:val="en-GB"/>
        </w:rPr>
        <w:t>Among</w:t>
      </w:r>
      <w:r w:rsidRPr="005A785E">
        <w:rPr>
          <w:lang w:val="en-GB"/>
        </w:rPr>
        <w:t xml:space="preserve"> the </w:t>
      </w:r>
      <w:r w:rsidR="003B7E89">
        <w:rPr>
          <w:lang w:val="en-GB"/>
        </w:rPr>
        <w:t xml:space="preserve">investigated </w:t>
      </w:r>
      <w:del w:id="62" w:author="Nils Hailer" w:date="2016-11-28T11:12:00Z">
        <w:r w:rsidRPr="005A785E" w:rsidDel="00E96CC0">
          <w:rPr>
            <w:lang w:val="en-GB"/>
          </w:rPr>
          <w:delText xml:space="preserve">social </w:delText>
        </w:r>
      </w:del>
      <w:ins w:id="63" w:author="Nils Hailer" w:date="2016-11-28T11:12:00Z">
        <w:r w:rsidR="00E96CC0" w:rsidRPr="005A785E">
          <w:rPr>
            <w:lang w:val="en-GB"/>
          </w:rPr>
          <w:t>soci</w:t>
        </w:r>
        <w:r w:rsidR="00E96CC0">
          <w:rPr>
            <w:lang w:val="en-GB"/>
          </w:rPr>
          <w:t xml:space="preserve">oeconomic </w:t>
        </w:r>
      </w:ins>
      <w:r w:rsidRPr="005A785E">
        <w:rPr>
          <w:lang w:val="en-GB"/>
        </w:rPr>
        <w:t xml:space="preserve">background variables </w:t>
      </w:r>
      <w:r w:rsidR="00D072B6">
        <w:rPr>
          <w:lang w:val="en-GB"/>
        </w:rPr>
        <w:t xml:space="preserve">only </w:t>
      </w:r>
      <w:r w:rsidR="003B7E89">
        <w:rPr>
          <w:lang w:val="en-GB"/>
        </w:rPr>
        <w:t xml:space="preserve">the marital status of </w:t>
      </w:r>
      <w:r w:rsidRPr="005A785E">
        <w:rPr>
          <w:lang w:val="en-GB"/>
        </w:rPr>
        <w:t>widow</w:t>
      </w:r>
      <w:r w:rsidR="00D072B6">
        <w:rPr>
          <w:lang w:val="en-GB"/>
        </w:rPr>
        <w:t>s (</w:t>
      </w:r>
      <w:r w:rsidRPr="005A785E">
        <w:rPr>
          <w:lang w:val="en-GB"/>
        </w:rPr>
        <w:t>-er</w:t>
      </w:r>
      <w:r w:rsidR="00D072B6">
        <w:rPr>
          <w:lang w:val="en-GB"/>
        </w:rPr>
        <w:t>s)</w:t>
      </w:r>
      <w:r w:rsidR="002D0876">
        <w:rPr>
          <w:lang w:val="en-GB"/>
        </w:rPr>
        <w:t xml:space="preserve"> </w:t>
      </w:r>
      <w:r w:rsidR="003B7E89">
        <w:rPr>
          <w:lang w:val="en-GB"/>
        </w:rPr>
        <w:t xml:space="preserve">was </w:t>
      </w:r>
      <w:r w:rsidRPr="005A785E">
        <w:rPr>
          <w:lang w:val="en-GB"/>
        </w:rPr>
        <w:t>statistically significant</w:t>
      </w:r>
      <w:r>
        <w:rPr>
          <w:lang w:val="en-GB"/>
        </w:rPr>
        <w:t xml:space="preserve">ly </w:t>
      </w:r>
      <w:r w:rsidR="003B7E89">
        <w:rPr>
          <w:lang w:val="en-GB"/>
        </w:rPr>
        <w:t xml:space="preserve">associated with an </w:t>
      </w:r>
      <w:r>
        <w:rPr>
          <w:lang w:val="en-GB"/>
        </w:rPr>
        <w:t xml:space="preserve">increased risk of </w:t>
      </w:r>
      <w:r w:rsidR="00D072B6">
        <w:rPr>
          <w:lang w:val="en-GB"/>
        </w:rPr>
        <w:t xml:space="preserve">90-day mortality </w:t>
      </w:r>
      <w:r w:rsidR="00410AC8">
        <w:rPr>
          <w:lang w:val="en-GB"/>
        </w:rPr>
        <w:t>(adjusted OR 2.6 [CI 1.67-3.93</w:t>
      </w:r>
      <w:r w:rsidR="00D072B6" w:rsidRPr="005A785E">
        <w:rPr>
          <w:lang w:val="en-GB"/>
        </w:rPr>
        <w:t>])</w:t>
      </w:r>
      <w:r w:rsidR="00D072B6">
        <w:rPr>
          <w:lang w:val="en-GB"/>
        </w:rPr>
        <w:t>.</w:t>
      </w:r>
      <w:r w:rsidRPr="005A785E">
        <w:rPr>
          <w:lang w:val="en-GB"/>
        </w:rPr>
        <w:t xml:space="preserve"> </w:t>
      </w:r>
      <w:r w:rsidR="00A61FBA">
        <w:rPr>
          <w:lang w:val="en-GB"/>
        </w:rPr>
        <w:t xml:space="preserve">Unadjusted </w:t>
      </w:r>
      <w:r w:rsidRPr="005A785E">
        <w:rPr>
          <w:lang w:val="en-GB"/>
        </w:rPr>
        <w:t xml:space="preserve">and adjusted </w:t>
      </w:r>
      <w:r w:rsidR="008254FF">
        <w:rPr>
          <w:lang w:val="en-GB"/>
        </w:rPr>
        <w:t>OR</w:t>
      </w:r>
      <w:r w:rsidR="00B32610">
        <w:rPr>
          <w:lang w:val="en-GB"/>
        </w:rPr>
        <w:t>s</w:t>
      </w:r>
      <w:r w:rsidRPr="005A785E">
        <w:rPr>
          <w:lang w:val="en-GB"/>
        </w:rPr>
        <w:t xml:space="preserve"> for 90-day mortality with 95% confidence intervals are presented in Table 2.</w:t>
      </w:r>
    </w:p>
    <w:p w14:paraId="456733C5" w14:textId="37F95BC0" w:rsidR="00560B8D" w:rsidRPr="005A785E" w:rsidRDefault="00560B8D" w:rsidP="00A15709">
      <w:pPr>
        <w:spacing w:line="480" w:lineRule="auto"/>
        <w:rPr>
          <w:lang w:val="en-GB"/>
        </w:rPr>
      </w:pPr>
      <w:r w:rsidRPr="005A785E">
        <w:rPr>
          <w:lang w:val="en-GB"/>
        </w:rPr>
        <w:t xml:space="preserve">Exploratory analyses of the excluded 151 patients with </w:t>
      </w:r>
      <w:r w:rsidR="003B7E89">
        <w:rPr>
          <w:lang w:val="en-GB"/>
        </w:rPr>
        <w:t xml:space="preserve">an </w:t>
      </w:r>
      <w:r w:rsidRPr="005A785E">
        <w:rPr>
          <w:lang w:val="en-GB"/>
        </w:rPr>
        <w:t xml:space="preserve">ASA </w:t>
      </w:r>
      <w:r w:rsidR="00EC3BEF">
        <w:rPr>
          <w:lang w:val="en-GB"/>
        </w:rPr>
        <w:t>grade</w:t>
      </w:r>
      <w:r w:rsidR="003B7E89" w:rsidRPr="005A785E">
        <w:rPr>
          <w:lang w:val="en-GB"/>
        </w:rPr>
        <w:t xml:space="preserve"> </w:t>
      </w:r>
      <w:r w:rsidR="003B7E89">
        <w:rPr>
          <w:lang w:val="en-GB"/>
        </w:rPr>
        <w:t xml:space="preserve">above 3 </w:t>
      </w:r>
      <w:r w:rsidRPr="005A785E">
        <w:rPr>
          <w:lang w:val="en-GB"/>
        </w:rPr>
        <w:t xml:space="preserve">showed that 149 </w:t>
      </w:r>
      <w:r w:rsidR="003B7E89">
        <w:rPr>
          <w:lang w:val="en-GB"/>
        </w:rPr>
        <w:t>were classified as</w:t>
      </w:r>
      <w:r w:rsidR="003B7E89" w:rsidRPr="005A785E">
        <w:rPr>
          <w:lang w:val="en-GB"/>
        </w:rPr>
        <w:t xml:space="preserve"> </w:t>
      </w:r>
      <w:r w:rsidRPr="005A785E">
        <w:rPr>
          <w:lang w:val="en-GB"/>
        </w:rPr>
        <w:t xml:space="preserve">ASA 4, 2 </w:t>
      </w:r>
      <w:r w:rsidR="003B7E89">
        <w:rPr>
          <w:lang w:val="en-GB"/>
        </w:rPr>
        <w:t xml:space="preserve">as </w:t>
      </w:r>
      <w:r w:rsidRPr="005A785E">
        <w:rPr>
          <w:lang w:val="en-GB"/>
        </w:rPr>
        <w:t>ASA 5</w:t>
      </w:r>
      <w:r w:rsidR="003B7E89">
        <w:rPr>
          <w:lang w:val="en-GB"/>
        </w:rPr>
        <w:t>,</w:t>
      </w:r>
      <w:r w:rsidRPr="005A785E">
        <w:rPr>
          <w:lang w:val="en-GB"/>
        </w:rPr>
        <w:t xml:space="preserve"> and none </w:t>
      </w:r>
      <w:r w:rsidR="003B7E89">
        <w:rPr>
          <w:lang w:val="en-GB"/>
        </w:rPr>
        <w:t xml:space="preserve">as </w:t>
      </w:r>
      <w:r w:rsidRPr="005A785E">
        <w:rPr>
          <w:lang w:val="en-GB"/>
        </w:rPr>
        <w:t xml:space="preserve">ASA 6. 27 individuals </w:t>
      </w:r>
      <w:r w:rsidR="00EC3BEF">
        <w:rPr>
          <w:lang w:val="en-GB"/>
        </w:rPr>
        <w:t>with ASA grade</w:t>
      </w:r>
      <w:r w:rsidR="00CD6BEC">
        <w:rPr>
          <w:lang w:val="en-GB"/>
        </w:rPr>
        <w:t xml:space="preserve"> 4 to 6 </w:t>
      </w:r>
      <w:r w:rsidRPr="005A785E">
        <w:rPr>
          <w:lang w:val="en-GB"/>
        </w:rPr>
        <w:t>(18%) died during the study period.</w:t>
      </w:r>
    </w:p>
    <w:p w14:paraId="6FC39034" w14:textId="5BA91893" w:rsidR="00040C9D" w:rsidRDefault="00040C9D" w:rsidP="00B32610">
      <w:pPr>
        <w:pStyle w:val="Rubrik2"/>
      </w:pPr>
      <w:r>
        <w:t>A combination of a</w:t>
      </w:r>
      <w:r w:rsidR="00FE0E9F" w:rsidRPr="005A785E">
        <w:t>ge, gender, presence of heart infarction or renal disease</w:t>
      </w:r>
      <w:r w:rsidR="003B7E89">
        <w:t xml:space="preserve">, and ASA </w:t>
      </w:r>
      <w:r w:rsidR="00EC3BEF">
        <w:t>grade</w:t>
      </w:r>
      <w:r w:rsidR="00FE0E9F" w:rsidRPr="005A785E">
        <w:t xml:space="preserve"> </w:t>
      </w:r>
      <w:r>
        <w:t>is the best predictor of mortality</w:t>
      </w:r>
    </w:p>
    <w:p w14:paraId="2A1322F6" w14:textId="5ADD6E2C" w:rsidR="00FE0E9F" w:rsidRPr="005A785E" w:rsidRDefault="00FE0E9F" w:rsidP="00FE0E9F">
      <w:pPr>
        <w:spacing w:line="480" w:lineRule="auto"/>
        <w:rPr>
          <w:lang w:val="en-GB"/>
        </w:rPr>
      </w:pPr>
      <w:r w:rsidRPr="005A785E">
        <w:rPr>
          <w:lang w:val="en-GB"/>
        </w:rPr>
        <w:t>We found that the combination of age, gender, presence of heart infarction and renal disease</w:t>
      </w:r>
      <w:r w:rsidR="00EC3BEF">
        <w:rPr>
          <w:lang w:val="en-GB"/>
        </w:rPr>
        <w:t>, and ASA grade</w:t>
      </w:r>
      <w:r w:rsidRPr="005A785E">
        <w:rPr>
          <w:lang w:val="en-GB"/>
        </w:rPr>
        <w:t xml:space="preserve"> </w:t>
      </w:r>
      <w:r w:rsidR="00040C9D">
        <w:rPr>
          <w:lang w:val="en-GB"/>
        </w:rPr>
        <w:t xml:space="preserve">was </w:t>
      </w:r>
      <w:r w:rsidRPr="005A785E">
        <w:rPr>
          <w:lang w:val="en-GB"/>
        </w:rPr>
        <w:t>the best predict</w:t>
      </w:r>
      <w:r w:rsidR="00040C9D">
        <w:rPr>
          <w:lang w:val="en-GB"/>
        </w:rPr>
        <w:t>or of</w:t>
      </w:r>
      <w:r w:rsidRPr="005A785E">
        <w:rPr>
          <w:lang w:val="en-GB"/>
        </w:rPr>
        <w:t xml:space="preserve"> </w:t>
      </w:r>
      <w:r w:rsidR="00572AB4">
        <w:rPr>
          <w:lang w:val="en-GB"/>
        </w:rPr>
        <w:t xml:space="preserve">both </w:t>
      </w:r>
      <w:r w:rsidR="00292023">
        <w:rPr>
          <w:lang w:val="en-GB"/>
        </w:rPr>
        <w:t>90-day mortality</w:t>
      </w:r>
      <w:r w:rsidR="00040C9D">
        <w:rPr>
          <w:lang w:val="en-GB"/>
        </w:rPr>
        <w:t xml:space="preserve"> </w:t>
      </w:r>
      <w:r w:rsidR="00292023">
        <w:rPr>
          <w:lang w:val="en-GB"/>
        </w:rPr>
        <w:t>(c=0.80</w:t>
      </w:r>
      <w:r w:rsidR="00250146" w:rsidRPr="005A785E">
        <w:rPr>
          <w:lang w:val="en-GB"/>
        </w:rPr>
        <w:t>)</w:t>
      </w:r>
      <w:r w:rsidRPr="005A785E">
        <w:rPr>
          <w:lang w:val="en-GB"/>
        </w:rPr>
        <w:t xml:space="preserve"> </w:t>
      </w:r>
      <w:r w:rsidR="00250146" w:rsidRPr="005A785E">
        <w:rPr>
          <w:lang w:val="en-GB"/>
        </w:rPr>
        <w:t xml:space="preserve">and </w:t>
      </w:r>
      <w:del w:id="64" w:author="Nils Hailer" w:date="2016-11-28T11:13:00Z">
        <w:r w:rsidR="00040C9D" w:rsidDel="00E96CC0">
          <w:rPr>
            <w:lang w:val="en-GB"/>
          </w:rPr>
          <w:delText>of</w:delText>
        </w:r>
        <w:r w:rsidR="00040C9D" w:rsidRPr="005A785E" w:rsidDel="00E96CC0">
          <w:rPr>
            <w:lang w:val="en-GB"/>
          </w:rPr>
          <w:delText xml:space="preserve"> </w:delText>
        </w:r>
      </w:del>
      <w:r w:rsidR="00250146" w:rsidRPr="005A785E">
        <w:rPr>
          <w:lang w:val="en-GB"/>
        </w:rPr>
        <w:t xml:space="preserve">one-year mortality </w:t>
      </w:r>
      <w:r w:rsidR="00717FF4" w:rsidRPr="005A785E">
        <w:rPr>
          <w:lang w:val="en-GB"/>
        </w:rPr>
        <w:t>(</w:t>
      </w:r>
      <w:r w:rsidR="00E11A4C">
        <w:rPr>
          <w:lang w:val="en-GB"/>
        </w:rPr>
        <w:t>Figure 2</w:t>
      </w:r>
      <w:r w:rsidR="00717FF4" w:rsidRPr="005A785E">
        <w:rPr>
          <w:lang w:val="en-GB"/>
        </w:rPr>
        <w:t xml:space="preserve"> and </w:t>
      </w:r>
      <w:r w:rsidR="005A785E" w:rsidRPr="005A785E">
        <w:rPr>
          <w:lang w:val="en-GB"/>
        </w:rPr>
        <w:t>Supplementary</w:t>
      </w:r>
      <w:r w:rsidR="00717FF4" w:rsidRPr="005A785E">
        <w:rPr>
          <w:lang w:val="en-GB"/>
        </w:rPr>
        <w:t xml:space="preserve"> </w:t>
      </w:r>
      <w:r w:rsidR="00A54435">
        <w:rPr>
          <w:lang w:val="en-GB"/>
        </w:rPr>
        <w:t>Figure 1</w:t>
      </w:r>
      <w:r w:rsidR="00717FF4" w:rsidRPr="00A54435">
        <w:rPr>
          <w:lang w:val="en-GB"/>
        </w:rPr>
        <w:t>).</w:t>
      </w:r>
      <w:r w:rsidR="00717FF4" w:rsidRPr="005A785E">
        <w:rPr>
          <w:lang w:val="en-GB"/>
        </w:rPr>
        <w:t xml:space="preserve"> </w:t>
      </w:r>
      <w:r w:rsidR="00572AB4">
        <w:rPr>
          <w:lang w:val="en-GB"/>
        </w:rPr>
        <w:t xml:space="preserve">Introduction of </w:t>
      </w:r>
      <w:r w:rsidRPr="005A785E">
        <w:rPr>
          <w:lang w:val="en-GB"/>
        </w:rPr>
        <w:t xml:space="preserve">socioeconomic variables such as education level and </w:t>
      </w:r>
      <w:r w:rsidR="00572AB4">
        <w:rPr>
          <w:lang w:val="en-GB"/>
        </w:rPr>
        <w:t xml:space="preserve">marital </w:t>
      </w:r>
      <w:r w:rsidRPr="005A785E">
        <w:rPr>
          <w:lang w:val="en-GB"/>
        </w:rPr>
        <w:t xml:space="preserve">status </w:t>
      </w:r>
      <w:r w:rsidR="00572AB4">
        <w:rPr>
          <w:lang w:val="en-GB"/>
        </w:rPr>
        <w:t>into the</w:t>
      </w:r>
      <w:r w:rsidR="0006567D">
        <w:rPr>
          <w:lang w:val="en-GB"/>
        </w:rPr>
        <w:t xml:space="preserve"> multivariable regression model</w:t>
      </w:r>
      <w:r w:rsidR="00572AB4">
        <w:rPr>
          <w:lang w:val="en-GB"/>
        </w:rPr>
        <w:t xml:space="preserve"> only </w:t>
      </w:r>
      <w:r w:rsidRPr="005A785E">
        <w:rPr>
          <w:lang w:val="en-GB"/>
        </w:rPr>
        <w:t xml:space="preserve">marginally </w:t>
      </w:r>
      <w:r w:rsidR="00572AB4" w:rsidRPr="005A785E">
        <w:rPr>
          <w:lang w:val="en-GB"/>
        </w:rPr>
        <w:t xml:space="preserve">increased </w:t>
      </w:r>
      <w:r w:rsidR="0006567D">
        <w:rPr>
          <w:lang w:val="en-GB"/>
        </w:rPr>
        <w:t>its</w:t>
      </w:r>
      <w:r w:rsidRPr="005A785E">
        <w:rPr>
          <w:lang w:val="en-GB"/>
        </w:rPr>
        <w:t xml:space="preserve"> predictive power</w:t>
      </w:r>
      <w:r w:rsidR="00572AB4">
        <w:rPr>
          <w:lang w:val="en-GB"/>
        </w:rPr>
        <w:t xml:space="preserve"> (</w:t>
      </w:r>
      <w:commentRangeStart w:id="65"/>
      <w:r w:rsidR="00572AB4">
        <w:rPr>
          <w:lang w:val="en-GB"/>
        </w:rPr>
        <w:t xml:space="preserve">data </w:t>
      </w:r>
      <w:r w:rsidR="00572AB4">
        <w:rPr>
          <w:lang w:val="en-GB"/>
        </w:rPr>
        <w:lastRenderedPageBreak/>
        <w:t>where?</w:t>
      </w:r>
      <w:commentRangeEnd w:id="65"/>
      <w:r w:rsidR="00572AB4">
        <w:rPr>
          <w:rStyle w:val="Kommentarsreferens"/>
          <w:lang w:eastAsia="ja-JP"/>
        </w:rPr>
        <w:commentReference w:id="65"/>
      </w:r>
      <w:r w:rsidR="00572AB4">
        <w:rPr>
          <w:lang w:val="en-GB"/>
        </w:rPr>
        <w:t>)</w:t>
      </w:r>
      <w:r w:rsidRPr="005A785E">
        <w:rPr>
          <w:lang w:val="en-GB"/>
        </w:rPr>
        <w:t xml:space="preserve">. Adding </w:t>
      </w:r>
      <w:r w:rsidR="00572AB4">
        <w:rPr>
          <w:lang w:val="en-GB"/>
        </w:rPr>
        <w:t xml:space="preserve">information on </w:t>
      </w:r>
      <w:r w:rsidRPr="005A785E">
        <w:rPr>
          <w:lang w:val="en-GB"/>
        </w:rPr>
        <w:t xml:space="preserve">BMI </w:t>
      </w:r>
      <w:r w:rsidR="00572AB4">
        <w:rPr>
          <w:lang w:val="en-GB"/>
        </w:rPr>
        <w:t xml:space="preserve">to the model </w:t>
      </w:r>
      <w:r w:rsidR="00AD3DB2">
        <w:rPr>
          <w:lang w:val="en-GB"/>
        </w:rPr>
        <w:t>did not strengthen</w:t>
      </w:r>
      <w:r w:rsidR="00AD3DB2" w:rsidRPr="005A785E">
        <w:rPr>
          <w:lang w:val="en-GB"/>
        </w:rPr>
        <w:t xml:space="preserve"> the predictive power </w:t>
      </w:r>
      <w:r w:rsidRPr="005A785E">
        <w:rPr>
          <w:lang w:val="en-GB"/>
        </w:rPr>
        <w:t xml:space="preserve">(Supplementary </w:t>
      </w:r>
      <w:r w:rsidRPr="00A54435">
        <w:rPr>
          <w:lang w:val="en-GB"/>
        </w:rPr>
        <w:t xml:space="preserve">Table </w:t>
      </w:r>
      <w:r w:rsidR="00A54435" w:rsidRPr="00A54435">
        <w:rPr>
          <w:lang w:val="en-GB"/>
        </w:rPr>
        <w:t>1</w:t>
      </w:r>
      <w:r w:rsidRPr="00A54435">
        <w:rPr>
          <w:lang w:val="en-GB"/>
        </w:rPr>
        <w:t>).</w:t>
      </w:r>
      <w:r w:rsidRPr="005A785E">
        <w:rPr>
          <w:lang w:val="en-GB"/>
        </w:rPr>
        <w:t xml:space="preserve"> </w:t>
      </w:r>
    </w:p>
    <w:p w14:paraId="2475653F" w14:textId="5C625B6C" w:rsidR="000A076C" w:rsidRPr="005A785E" w:rsidRDefault="000A076C" w:rsidP="000A076C">
      <w:pPr>
        <w:spacing w:line="480" w:lineRule="auto"/>
        <w:rPr>
          <w:lang w:val="en-GB"/>
        </w:rPr>
      </w:pPr>
      <w:r w:rsidRPr="00C4113C">
        <w:rPr>
          <w:lang w:val="en-GB"/>
        </w:rPr>
        <w:t xml:space="preserve">The Elixhauser </w:t>
      </w:r>
      <w:del w:id="67" w:author="Nils Hailer" w:date="2016-11-28T11:14:00Z">
        <w:r w:rsidRPr="00C4113C" w:rsidDel="00E96CC0">
          <w:rPr>
            <w:lang w:val="en-GB"/>
          </w:rPr>
          <w:delText>Sc</w:delText>
        </w:r>
      </w:del>
      <w:ins w:id="68" w:author="Nils Hailer" w:date="2016-11-28T11:14:00Z">
        <w:r w:rsidR="00E96CC0">
          <w:rPr>
            <w:lang w:val="en-GB"/>
          </w:rPr>
          <w:t>sc</w:t>
        </w:r>
      </w:ins>
      <w:r w:rsidRPr="00C4113C">
        <w:rPr>
          <w:lang w:val="en-GB"/>
        </w:rPr>
        <w:t>ore</w:t>
      </w:r>
      <w:r w:rsidRPr="00572AB4">
        <w:rPr>
          <w:lang w:val="en-GB"/>
        </w:rPr>
        <w:t xml:space="preserve"> </w:t>
      </w:r>
      <w:r w:rsidRPr="005A785E">
        <w:rPr>
          <w:lang w:val="en-GB"/>
        </w:rPr>
        <w:t xml:space="preserve">was better </w:t>
      </w:r>
      <w:r w:rsidR="00DA7AE0">
        <w:rPr>
          <w:lang w:val="en-GB"/>
        </w:rPr>
        <w:t>at</w:t>
      </w:r>
      <w:r w:rsidR="00DA7AE0" w:rsidRPr="005A785E">
        <w:rPr>
          <w:lang w:val="en-GB"/>
        </w:rPr>
        <w:t xml:space="preserve"> </w:t>
      </w:r>
      <w:r w:rsidRPr="005A785E">
        <w:rPr>
          <w:lang w:val="en-GB"/>
        </w:rPr>
        <w:t xml:space="preserve">predicting 90-day mortality than </w:t>
      </w:r>
      <w:r w:rsidR="00CD6BEC">
        <w:rPr>
          <w:lang w:val="en-GB"/>
        </w:rPr>
        <w:t>any of its</w:t>
      </w:r>
      <w:r w:rsidRPr="005A785E">
        <w:rPr>
          <w:lang w:val="en-GB"/>
        </w:rPr>
        <w:t xml:space="preserve"> </w:t>
      </w:r>
      <w:r w:rsidR="00CD6BEC">
        <w:rPr>
          <w:lang w:val="en-GB"/>
        </w:rPr>
        <w:t xml:space="preserve">separate </w:t>
      </w:r>
      <w:r w:rsidRPr="005A785E">
        <w:rPr>
          <w:lang w:val="en-GB"/>
        </w:rPr>
        <w:t>dimen</w:t>
      </w:r>
      <w:r w:rsidR="0034101A" w:rsidRPr="005A785E">
        <w:rPr>
          <w:lang w:val="en-GB"/>
        </w:rPr>
        <w:t>sions</w:t>
      </w:r>
      <w:r w:rsidR="00572AB4">
        <w:rPr>
          <w:lang w:val="en-GB"/>
        </w:rPr>
        <w:t>,</w:t>
      </w:r>
      <w:r w:rsidR="0034101A" w:rsidRPr="005A785E">
        <w:rPr>
          <w:lang w:val="en-GB"/>
        </w:rPr>
        <w:t xml:space="preserve"> </w:t>
      </w:r>
      <w:ins w:id="69" w:author="Nils Hailer" w:date="2016-11-28T11:13:00Z">
        <w:r w:rsidR="00E96CC0">
          <w:rPr>
            <w:lang w:val="en-GB"/>
          </w:rPr>
          <w:t xml:space="preserve">with a </w:t>
        </w:r>
      </w:ins>
      <w:r w:rsidR="0034101A" w:rsidRPr="005A785E">
        <w:rPr>
          <w:lang w:val="en-GB"/>
        </w:rPr>
        <w:t>c-</w:t>
      </w:r>
      <w:r w:rsidR="00A46821">
        <w:rPr>
          <w:lang w:val="en-GB"/>
        </w:rPr>
        <w:t>statistic</w:t>
      </w:r>
      <w:r w:rsidR="0034101A" w:rsidRPr="005A785E">
        <w:rPr>
          <w:lang w:val="en-GB"/>
        </w:rPr>
        <w:t xml:space="preserve"> of </w:t>
      </w:r>
      <w:r w:rsidR="00292023">
        <w:rPr>
          <w:lang w:val="en-GB"/>
        </w:rPr>
        <w:t>0.62</w:t>
      </w:r>
      <w:ins w:id="70" w:author="Nils Hailer" w:date="2016-11-28T11:13:00Z">
        <w:r w:rsidR="00E96CC0">
          <w:rPr>
            <w:lang w:val="en-GB"/>
          </w:rPr>
          <w:t xml:space="preserve"> for the model containing all items </w:t>
        </w:r>
      </w:ins>
      <w:ins w:id="71" w:author="Nils Hailer" w:date="2016-11-28T11:14:00Z">
        <w:r w:rsidR="00E96CC0">
          <w:rPr>
            <w:lang w:val="en-GB"/>
          </w:rPr>
          <w:t xml:space="preserve">of the Elixhauser score </w:t>
        </w:r>
      </w:ins>
      <w:r w:rsidRPr="005A785E">
        <w:rPr>
          <w:lang w:val="en-GB"/>
        </w:rPr>
        <w:t>(see Table 3A</w:t>
      </w:r>
      <w:r w:rsidR="005F25C9" w:rsidRPr="005A785E">
        <w:rPr>
          <w:lang w:val="en-GB"/>
        </w:rPr>
        <w:t xml:space="preserve"> and Figure 2</w:t>
      </w:r>
      <w:r w:rsidRPr="005A785E">
        <w:rPr>
          <w:lang w:val="en-GB"/>
        </w:rPr>
        <w:t>).</w:t>
      </w:r>
    </w:p>
    <w:p w14:paraId="203CD3AE" w14:textId="359D50B5" w:rsidR="00C73612" w:rsidRPr="005A785E" w:rsidRDefault="00735C31" w:rsidP="00EF609D">
      <w:pPr>
        <w:spacing w:line="480" w:lineRule="auto"/>
        <w:rPr>
          <w:b/>
          <w:lang w:val="en-GB"/>
        </w:rPr>
      </w:pPr>
      <w:r w:rsidRPr="005A785E">
        <w:rPr>
          <w:lang w:val="en-GB"/>
        </w:rPr>
        <w:t xml:space="preserve">When examining </w:t>
      </w:r>
      <w:del w:id="72" w:author="Nils Hailer" w:date="2016-11-28T11:14:00Z">
        <w:r w:rsidRPr="005A785E" w:rsidDel="00E96CC0">
          <w:rPr>
            <w:lang w:val="en-GB"/>
          </w:rPr>
          <w:delText>the CCI</w:delText>
        </w:r>
        <w:r w:rsidR="00FE0E9F" w:rsidRPr="005A785E" w:rsidDel="00E96CC0">
          <w:rPr>
            <w:lang w:val="en-GB"/>
          </w:rPr>
          <w:delText>’</w:delText>
        </w:r>
        <w:r w:rsidRPr="005A785E" w:rsidDel="00E96CC0">
          <w:rPr>
            <w:lang w:val="en-GB"/>
          </w:rPr>
          <w:delText xml:space="preserve">s </w:delText>
        </w:r>
      </w:del>
      <w:r w:rsidRPr="005A785E">
        <w:rPr>
          <w:lang w:val="en-GB"/>
        </w:rPr>
        <w:t xml:space="preserve">different dimensions </w:t>
      </w:r>
      <w:ins w:id="73" w:author="Nils Hailer" w:date="2016-11-28T11:14:00Z">
        <w:r w:rsidR="00E96CC0">
          <w:rPr>
            <w:lang w:val="en-GB"/>
          </w:rPr>
          <w:t xml:space="preserve">of the CCI </w:t>
        </w:r>
      </w:ins>
      <w:r w:rsidRPr="005A785E">
        <w:rPr>
          <w:lang w:val="en-GB"/>
        </w:rPr>
        <w:t xml:space="preserve">we found that the </w:t>
      </w:r>
      <w:ins w:id="74" w:author="Nils Hailer" w:date="2016-11-28T11:14:00Z">
        <w:r w:rsidR="00E96CC0">
          <w:rPr>
            <w:lang w:val="en-GB"/>
          </w:rPr>
          <w:t xml:space="preserve">model containing all items of the </w:t>
        </w:r>
      </w:ins>
      <w:del w:id="75" w:author="Nils Hailer" w:date="2016-11-28T11:14:00Z">
        <w:r w:rsidRPr="005A785E" w:rsidDel="00E96CC0">
          <w:rPr>
            <w:lang w:val="en-GB"/>
          </w:rPr>
          <w:delText xml:space="preserve">total </w:delText>
        </w:r>
      </w:del>
      <w:r w:rsidRPr="005A785E">
        <w:rPr>
          <w:lang w:val="en-GB"/>
        </w:rPr>
        <w:t xml:space="preserve">CCI performed better </w:t>
      </w:r>
      <w:r w:rsidR="00B75EC7" w:rsidRPr="005A785E">
        <w:rPr>
          <w:lang w:val="en-GB"/>
        </w:rPr>
        <w:t xml:space="preserve">in predicting 90-day and </w:t>
      </w:r>
      <w:r w:rsidR="001259B7" w:rsidRPr="005A785E">
        <w:rPr>
          <w:lang w:val="en-GB"/>
        </w:rPr>
        <w:t>one-year</w:t>
      </w:r>
      <w:r w:rsidR="00B75EC7" w:rsidRPr="005A785E">
        <w:rPr>
          <w:lang w:val="en-GB"/>
        </w:rPr>
        <w:t xml:space="preserve"> mortality </w:t>
      </w:r>
      <w:r w:rsidRPr="005A785E">
        <w:rPr>
          <w:lang w:val="en-GB"/>
        </w:rPr>
        <w:t xml:space="preserve">than the </w:t>
      </w:r>
      <w:r w:rsidR="00CD6BEC">
        <w:rPr>
          <w:lang w:val="en-GB"/>
        </w:rPr>
        <w:t>separate</w:t>
      </w:r>
      <w:r w:rsidRPr="005A785E">
        <w:rPr>
          <w:lang w:val="en-GB"/>
        </w:rPr>
        <w:t xml:space="preserve"> dimensions</w:t>
      </w:r>
      <w:r w:rsidR="00CD6BEC">
        <w:rPr>
          <w:lang w:val="en-GB"/>
        </w:rPr>
        <w:t xml:space="preserve"> did individually</w:t>
      </w:r>
      <w:r w:rsidRPr="005A785E">
        <w:rPr>
          <w:lang w:val="en-GB"/>
        </w:rPr>
        <w:t xml:space="preserve">. The original weighting was somewhat better </w:t>
      </w:r>
      <w:r w:rsidR="00572AB4">
        <w:rPr>
          <w:lang w:val="en-GB"/>
        </w:rPr>
        <w:t>at</w:t>
      </w:r>
      <w:r w:rsidR="00572AB4" w:rsidRPr="005A785E">
        <w:rPr>
          <w:lang w:val="en-GB"/>
        </w:rPr>
        <w:t xml:space="preserve"> </w:t>
      </w:r>
      <w:r w:rsidRPr="005A785E">
        <w:rPr>
          <w:lang w:val="en-GB"/>
        </w:rPr>
        <w:t>predicting 90-day mortality than the weighting according to Quan</w:t>
      </w:r>
      <w:r w:rsidR="003147D9" w:rsidRPr="005A785E">
        <w:rPr>
          <w:lang w:val="en-GB"/>
        </w:rPr>
        <w:t xml:space="preserve"> </w:t>
      </w:r>
      <w:r w:rsidR="00572AB4" w:rsidRPr="005A785E">
        <w:rPr>
          <w:lang w:val="en-GB"/>
        </w:rPr>
        <w:t>(c=0.64</w:t>
      </w:r>
      <w:r w:rsidR="00572AB4">
        <w:rPr>
          <w:lang w:val="en-GB"/>
        </w:rPr>
        <w:t xml:space="preserve"> vs. </w:t>
      </w:r>
      <w:r w:rsidRPr="005A785E">
        <w:rPr>
          <w:lang w:val="en-GB"/>
        </w:rPr>
        <w:t>0.61</w:t>
      </w:r>
      <w:r w:rsidR="00572AB4">
        <w:rPr>
          <w:lang w:val="en-GB"/>
        </w:rPr>
        <w:t>; s</w:t>
      </w:r>
      <w:r w:rsidR="00B75EC7" w:rsidRPr="005A785E">
        <w:rPr>
          <w:lang w:val="en-GB"/>
        </w:rPr>
        <w:t>ee Table 3</w:t>
      </w:r>
      <w:r w:rsidR="000A076C" w:rsidRPr="005A785E">
        <w:rPr>
          <w:lang w:val="en-GB"/>
        </w:rPr>
        <w:t>B</w:t>
      </w:r>
      <w:r w:rsidR="005F25C9" w:rsidRPr="005A785E">
        <w:rPr>
          <w:lang w:val="en-GB"/>
        </w:rPr>
        <w:t xml:space="preserve"> and Figure 2.</w:t>
      </w:r>
      <w:r w:rsidR="00B75EC7" w:rsidRPr="005A785E">
        <w:rPr>
          <w:lang w:val="en-GB"/>
        </w:rPr>
        <w:t>)</w:t>
      </w:r>
    </w:p>
    <w:p w14:paraId="7AD2DF47" w14:textId="26D657BA" w:rsidR="00B1508B" w:rsidRPr="005A785E" w:rsidRDefault="00E11A4C" w:rsidP="00B1508B">
      <w:pPr>
        <w:spacing w:line="480" w:lineRule="auto"/>
        <w:rPr>
          <w:b/>
          <w:i/>
          <w:lang w:val="en-GB"/>
        </w:rPr>
      </w:pPr>
      <w:r w:rsidRPr="00C4113C">
        <w:rPr>
          <w:lang w:val="en-GB"/>
        </w:rPr>
        <w:t xml:space="preserve">The </w:t>
      </w:r>
      <w:r w:rsidR="00572AB4">
        <w:rPr>
          <w:lang w:val="en-GB"/>
        </w:rPr>
        <w:t xml:space="preserve">prescription-based </w:t>
      </w:r>
      <w:r w:rsidRPr="00C4113C">
        <w:rPr>
          <w:lang w:val="en-GB"/>
        </w:rPr>
        <w:t>RxRisk</w:t>
      </w:r>
      <w:r w:rsidR="00C73612" w:rsidRPr="00C4113C">
        <w:rPr>
          <w:lang w:val="en-GB"/>
        </w:rPr>
        <w:t>V Score</w:t>
      </w:r>
      <w:r w:rsidR="00182977" w:rsidRPr="00C4113C">
        <w:rPr>
          <w:lang w:val="en-GB"/>
        </w:rPr>
        <w:t xml:space="preserve"> </w:t>
      </w:r>
      <w:r w:rsidR="00572AB4">
        <w:rPr>
          <w:lang w:val="en-GB"/>
        </w:rPr>
        <w:t xml:space="preserve">was </w:t>
      </w:r>
      <w:r w:rsidR="00751D6F" w:rsidRPr="005A785E">
        <w:rPr>
          <w:lang w:val="en-GB"/>
        </w:rPr>
        <w:t xml:space="preserve">better </w:t>
      </w:r>
      <w:ins w:id="76" w:author="Nils Hailer" w:date="2016-11-28T11:15:00Z">
        <w:r w:rsidR="00B51057">
          <w:rPr>
            <w:lang w:val="en-GB"/>
          </w:rPr>
          <w:t>at</w:t>
        </w:r>
        <w:r w:rsidR="00B51057" w:rsidRPr="005A785E">
          <w:rPr>
            <w:lang w:val="en-GB"/>
          </w:rPr>
          <w:t xml:space="preserve"> predicting 90-day mortality </w:t>
        </w:r>
      </w:ins>
      <w:r w:rsidR="00751D6F" w:rsidRPr="005A785E">
        <w:rPr>
          <w:lang w:val="en-GB"/>
        </w:rPr>
        <w:t xml:space="preserve">than </w:t>
      </w:r>
      <w:r w:rsidR="00572AB4">
        <w:rPr>
          <w:lang w:val="en-GB"/>
        </w:rPr>
        <w:t xml:space="preserve">the </w:t>
      </w:r>
      <w:r w:rsidR="00751D6F" w:rsidRPr="005A785E">
        <w:rPr>
          <w:lang w:val="en-GB"/>
        </w:rPr>
        <w:t>diagnos</w:t>
      </w:r>
      <w:r w:rsidR="00572AB4">
        <w:rPr>
          <w:lang w:val="en-GB"/>
        </w:rPr>
        <w:t>is</w:t>
      </w:r>
      <w:r w:rsidR="00560B8D">
        <w:rPr>
          <w:lang w:val="en-GB"/>
        </w:rPr>
        <w:t>-</w:t>
      </w:r>
      <w:r w:rsidR="00B1508B" w:rsidRPr="005A785E">
        <w:rPr>
          <w:lang w:val="en-GB"/>
        </w:rPr>
        <w:t>based comorbidity measures (CCI and Elixhauser Score)</w:t>
      </w:r>
      <w:del w:id="77" w:author="Nils Hailer" w:date="2016-11-28T11:15:00Z">
        <w:r w:rsidR="00B1508B" w:rsidRPr="005A785E" w:rsidDel="00B51057">
          <w:rPr>
            <w:lang w:val="en-GB"/>
          </w:rPr>
          <w:delText xml:space="preserve"> </w:delText>
        </w:r>
        <w:r w:rsidR="00572AB4" w:rsidDel="00B51057">
          <w:rPr>
            <w:lang w:val="en-GB"/>
          </w:rPr>
          <w:delText>at</w:delText>
        </w:r>
        <w:r w:rsidR="00572AB4" w:rsidRPr="005A785E" w:rsidDel="00B51057">
          <w:rPr>
            <w:lang w:val="en-GB"/>
          </w:rPr>
          <w:delText xml:space="preserve"> </w:delText>
        </w:r>
        <w:r w:rsidR="00B1508B" w:rsidRPr="005A785E" w:rsidDel="00B51057">
          <w:rPr>
            <w:lang w:val="en-GB"/>
          </w:rPr>
          <w:delText>predicting 90-day mortality</w:delText>
        </w:r>
      </w:del>
      <w:r w:rsidR="00572AB4">
        <w:rPr>
          <w:lang w:val="en-GB"/>
        </w:rPr>
        <w:t>,</w:t>
      </w:r>
      <w:r w:rsidR="00B1508B" w:rsidRPr="005A785E">
        <w:rPr>
          <w:lang w:val="en-GB"/>
        </w:rPr>
        <w:t xml:space="preserve"> </w:t>
      </w:r>
      <w:r w:rsidR="00751D6F" w:rsidRPr="005A785E">
        <w:rPr>
          <w:lang w:val="en-GB"/>
        </w:rPr>
        <w:t xml:space="preserve">with </w:t>
      </w:r>
      <w:r w:rsidR="005A785E" w:rsidRPr="005A785E">
        <w:rPr>
          <w:lang w:val="en-GB"/>
        </w:rPr>
        <w:t>a</w:t>
      </w:r>
      <w:r w:rsidR="00751D6F" w:rsidRPr="005A785E">
        <w:rPr>
          <w:lang w:val="en-GB"/>
        </w:rPr>
        <w:t xml:space="preserve"> </w:t>
      </w:r>
      <w:r w:rsidR="0034101A" w:rsidRPr="005A785E">
        <w:rPr>
          <w:lang w:val="en-GB"/>
        </w:rPr>
        <w:t>c</w:t>
      </w:r>
      <w:r w:rsidR="00572AB4">
        <w:rPr>
          <w:lang w:val="en-GB"/>
        </w:rPr>
        <w:t xml:space="preserve">-statistic of </w:t>
      </w:r>
      <w:r w:rsidR="00751D6F" w:rsidRPr="005A785E">
        <w:rPr>
          <w:lang w:val="en-GB"/>
        </w:rPr>
        <w:t>0.66.</w:t>
      </w:r>
      <w:r w:rsidR="00F14A7A" w:rsidRPr="005A785E">
        <w:rPr>
          <w:lang w:val="en-GB"/>
        </w:rPr>
        <w:t xml:space="preserve"> </w:t>
      </w:r>
      <w:r>
        <w:rPr>
          <w:lang w:val="en-GB"/>
        </w:rPr>
        <w:t xml:space="preserve">The </w:t>
      </w:r>
      <w:ins w:id="78" w:author="Nils Hailer" w:date="2016-11-28T11:15:00Z">
        <w:r w:rsidR="00B51057">
          <w:rPr>
            <w:lang w:val="en-GB"/>
          </w:rPr>
          <w:t xml:space="preserve">model containing all items included in the </w:t>
        </w:r>
      </w:ins>
      <w:r>
        <w:rPr>
          <w:lang w:val="en-GB"/>
        </w:rPr>
        <w:t>RxRisk</w:t>
      </w:r>
      <w:r w:rsidR="00751D6F" w:rsidRPr="005A785E">
        <w:rPr>
          <w:lang w:val="en-GB"/>
        </w:rPr>
        <w:t xml:space="preserve">V Score </w:t>
      </w:r>
      <w:r w:rsidR="00572AB4">
        <w:rPr>
          <w:lang w:val="en-GB"/>
        </w:rPr>
        <w:t xml:space="preserve">was </w:t>
      </w:r>
      <w:del w:id="79" w:author="Nils Hailer" w:date="2016-11-28T11:15:00Z">
        <w:r w:rsidR="00572AB4" w:rsidDel="00B51057">
          <w:rPr>
            <w:lang w:val="en-GB"/>
          </w:rPr>
          <w:delText xml:space="preserve">also </w:delText>
        </w:r>
      </w:del>
      <w:r w:rsidR="00751D6F" w:rsidRPr="005A785E">
        <w:rPr>
          <w:lang w:val="en-GB"/>
        </w:rPr>
        <w:t xml:space="preserve">better </w:t>
      </w:r>
      <w:r w:rsidR="00572AB4">
        <w:rPr>
          <w:lang w:val="en-GB"/>
        </w:rPr>
        <w:t xml:space="preserve">at </w:t>
      </w:r>
      <w:r w:rsidR="001259B7" w:rsidRPr="005A785E">
        <w:rPr>
          <w:lang w:val="en-GB"/>
        </w:rPr>
        <w:t>predicting</w:t>
      </w:r>
      <w:r w:rsidR="00751D6F" w:rsidRPr="005A785E">
        <w:rPr>
          <w:lang w:val="en-GB"/>
        </w:rPr>
        <w:t xml:space="preserve"> 90-day mortality than the </w:t>
      </w:r>
      <w:r w:rsidR="00CD6BEC">
        <w:rPr>
          <w:lang w:val="en-GB"/>
        </w:rPr>
        <w:t>separate</w:t>
      </w:r>
      <w:r w:rsidR="00CD6BEC" w:rsidRPr="005A785E">
        <w:rPr>
          <w:lang w:val="en-GB"/>
        </w:rPr>
        <w:t xml:space="preserve"> </w:t>
      </w:r>
      <w:del w:id="80" w:author="Nils Hailer" w:date="2016-11-28T11:15:00Z">
        <w:r w:rsidR="00CD6BEC" w:rsidRPr="005A785E" w:rsidDel="00B51057">
          <w:rPr>
            <w:lang w:val="en-GB"/>
          </w:rPr>
          <w:delText>dimensions</w:delText>
        </w:r>
        <w:r w:rsidR="00CD6BEC" w:rsidDel="00B51057">
          <w:rPr>
            <w:lang w:val="en-GB"/>
          </w:rPr>
          <w:delText xml:space="preserve"> </w:delText>
        </w:r>
      </w:del>
      <w:ins w:id="81" w:author="Nils Hailer" w:date="2016-11-28T11:15:00Z">
        <w:r w:rsidR="00B51057">
          <w:rPr>
            <w:lang w:val="en-GB"/>
          </w:rPr>
          <w:t xml:space="preserve">items </w:t>
        </w:r>
      </w:ins>
      <w:del w:id="82" w:author="Nils Hailer" w:date="2016-11-28T11:15:00Z">
        <w:r w:rsidR="00572AB4" w:rsidDel="00B51057">
          <w:rPr>
            <w:lang w:val="en-GB"/>
          </w:rPr>
          <w:delText xml:space="preserve">were </w:delText>
        </w:r>
        <w:r w:rsidR="00CD6BEC" w:rsidDel="00B51057">
          <w:rPr>
            <w:lang w:val="en-GB"/>
          </w:rPr>
          <w:delText>individually</w:delText>
        </w:r>
        <w:r w:rsidR="000A076C" w:rsidRPr="005A785E" w:rsidDel="00B51057">
          <w:rPr>
            <w:lang w:val="en-GB"/>
          </w:rPr>
          <w:delText xml:space="preserve"> </w:delText>
        </w:r>
      </w:del>
      <w:ins w:id="83" w:author="Nils Hailer" w:date="2016-11-28T11:15:00Z">
        <w:r w:rsidR="00B51057">
          <w:rPr>
            <w:lang w:val="en-GB"/>
          </w:rPr>
          <w:t xml:space="preserve">investigated one at a time </w:t>
        </w:r>
      </w:ins>
      <w:r w:rsidR="000A076C" w:rsidRPr="005A785E">
        <w:rPr>
          <w:lang w:val="en-GB"/>
        </w:rPr>
        <w:t>(See Table 3C</w:t>
      </w:r>
      <w:r w:rsidR="005F25C9" w:rsidRPr="005A785E">
        <w:rPr>
          <w:lang w:val="en-GB"/>
        </w:rPr>
        <w:t xml:space="preserve"> and Figure 2</w:t>
      </w:r>
      <w:r w:rsidR="000A076C" w:rsidRPr="005A785E">
        <w:rPr>
          <w:lang w:val="en-GB"/>
        </w:rPr>
        <w:t>)</w:t>
      </w:r>
      <w:ins w:id="84" w:author="Nils Hailer" w:date="2016-11-23T10:56:00Z">
        <w:r w:rsidR="00572AB4">
          <w:rPr>
            <w:lang w:val="en-GB"/>
          </w:rPr>
          <w:t>.</w:t>
        </w:r>
      </w:ins>
    </w:p>
    <w:p w14:paraId="4E1235E7" w14:textId="005D85AA" w:rsidR="00250146" w:rsidRPr="005A785E" w:rsidRDefault="00572AB4" w:rsidP="00EF609D">
      <w:pPr>
        <w:spacing w:line="480" w:lineRule="auto"/>
        <w:rPr>
          <w:lang w:val="en-GB"/>
        </w:rPr>
      </w:pPr>
      <w:r>
        <w:rPr>
          <w:lang w:val="en-GB"/>
        </w:rPr>
        <w:t xml:space="preserve">The </w:t>
      </w:r>
      <w:r w:rsidR="00854D86" w:rsidRPr="005A785E">
        <w:rPr>
          <w:lang w:val="en-GB"/>
        </w:rPr>
        <w:t xml:space="preserve">ASA </w:t>
      </w:r>
      <w:r>
        <w:rPr>
          <w:lang w:val="en-GB"/>
        </w:rPr>
        <w:t xml:space="preserve">classification </w:t>
      </w:r>
      <w:r w:rsidR="00854D86" w:rsidRPr="005A785E">
        <w:rPr>
          <w:lang w:val="en-GB"/>
        </w:rPr>
        <w:t xml:space="preserve">alone had a better </w:t>
      </w:r>
      <w:r>
        <w:rPr>
          <w:lang w:val="en-GB"/>
        </w:rPr>
        <w:t xml:space="preserve">predictive </w:t>
      </w:r>
      <w:r w:rsidR="00872595" w:rsidRPr="005A785E">
        <w:rPr>
          <w:lang w:val="en-GB"/>
        </w:rPr>
        <w:t xml:space="preserve">strength for 90-day </w:t>
      </w:r>
      <w:r w:rsidR="00561D07" w:rsidRPr="005A785E">
        <w:rPr>
          <w:lang w:val="en-GB"/>
        </w:rPr>
        <w:t>mortality (</w:t>
      </w:r>
      <w:r w:rsidR="0034101A" w:rsidRPr="005A785E">
        <w:rPr>
          <w:lang w:val="en-GB"/>
        </w:rPr>
        <w:t>c</w:t>
      </w:r>
      <w:r w:rsidR="00561D07" w:rsidRPr="005A785E">
        <w:rPr>
          <w:lang w:val="en-GB"/>
        </w:rPr>
        <w:t xml:space="preserve">=0.70) </w:t>
      </w:r>
      <w:r>
        <w:rPr>
          <w:lang w:val="en-GB"/>
        </w:rPr>
        <w:t xml:space="preserve">than </w:t>
      </w:r>
      <w:r w:rsidR="00561D07" w:rsidRPr="005A785E">
        <w:rPr>
          <w:lang w:val="en-GB"/>
        </w:rPr>
        <w:t xml:space="preserve">the </w:t>
      </w:r>
      <w:r>
        <w:rPr>
          <w:lang w:val="en-GB"/>
        </w:rPr>
        <w:t xml:space="preserve">more complex comorbidity measures </w:t>
      </w:r>
      <w:r w:rsidR="00E11A4C">
        <w:rPr>
          <w:lang w:val="en-GB"/>
        </w:rPr>
        <w:t>CCI</w:t>
      </w:r>
      <w:r>
        <w:rPr>
          <w:lang w:val="en-GB"/>
        </w:rPr>
        <w:t>,</w:t>
      </w:r>
      <w:r w:rsidRPr="00572AB4">
        <w:rPr>
          <w:lang w:val="en-GB"/>
        </w:rPr>
        <w:t xml:space="preserve"> </w:t>
      </w:r>
      <w:r w:rsidRPr="005A785E">
        <w:rPr>
          <w:lang w:val="en-GB"/>
        </w:rPr>
        <w:t>E</w:t>
      </w:r>
      <w:r>
        <w:rPr>
          <w:lang w:val="en-GB"/>
        </w:rPr>
        <w:t xml:space="preserve">lixhauser score, </w:t>
      </w:r>
      <w:r w:rsidR="00E11A4C">
        <w:rPr>
          <w:lang w:val="en-GB"/>
        </w:rPr>
        <w:t>and RxRisk</w:t>
      </w:r>
      <w:r w:rsidR="00561D07" w:rsidRPr="005A785E">
        <w:rPr>
          <w:lang w:val="en-GB"/>
        </w:rPr>
        <w:t>V</w:t>
      </w:r>
      <w:r>
        <w:rPr>
          <w:lang w:val="en-GB"/>
        </w:rPr>
        <w:t xml:space="preserve"> score</w:t>
      </w:r>
      <w:del w:id="85" w:author="Nils Hailer" w:date="2016-11-28T11:16:00Z">
        <w:r w:rsidR="00561D07" w:rsidRPr="005A785E" w:rsidDel="00B51057">
          <w:rPr>
            <w:lang w:val="en-GB"/>
          </w:rPr>
          <w:delText>.</w:delText>
        </w:r>
      </w:del>
      <w:r w:rsidR="00561D07" w:rsidRPr="005A785E">
        <w:rPr>
          <w:lang w:val="en-GB"/>
        </w:rPr>
        <w:t xml:space="preserve"> </w:t>
      </w:r>
      <w:r w:rsidR="005F25C9" w:rsidRPr="005A785E">
        <w:rPr>
          <w:lang w:val="en-GB"/>
        </w:rPr>
        <w:t>(See Figure 2</w:t>
      </w:r>
      <w:del w:id="86" w:author="Nils Hailer" w:date="2016-11-28T11:16:00Z">
        <w:r w:rsidR="005F25C9" w:rsidRPr="005A785E" w:rsidDel="00B51057">
          <w:rPr>
            <w:lang w:val="en-GB"/>
          </w:rPr>
          <w:delText>.</w:delText>
        </w:r>
      </w:del>
      <w:r w:rsidR="005F25C9" w:rsidRPr="005A785E">
        <w:rPr>
          <w:lang w:val="en-GB"/>
        </w:rPr>
        <w:t>)</w:t>
      </w:r>
      <w:ins w:id="87" w:author="Nils Hailer" w:date="2016-11-28T11:16:00Z">
        <w:r w:rsidR="00B51057">
          <w:rPr>
            <w:lang w:val="en-GB"/>
          </w:rPr>
          <w:t>.</w:t>
        </w:r>
      </w:ins>
    </w:p>
    <w:p w14:paraId="61D3CD46" w14:textId="77777777" w:rsidR="002C6448" w:rsidRPr="005A785E" w:rsidRDefault="002C6448">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799BC0C2" w14:textId="1AF27088" w:rsidR="00E61BF2" w:rsidRPr="005A785E" w:rsidRDefault="009749F1" w:rsidP="00FD6657">
      <w:pPr>
        <w:pStyle w:val="Rubrik1"/>
        <w:spacing w:line="480" w:lineRule="auto"/>
        <w:rPr>
          <w:lang w:val="en-GB"/>
        </w:rPr>
      </w:pPr>
      <w:r w:rsidRPr="005A785E">
        <w:rPr>
          <w:lang w:val="en-GB"/>
        </w:rPr>
        <w:lastRenderedPageBreak/>
        <w:t>Discussion</w:t>
      </w:r>
    </w:p>
    <w:p w14:paraId="6359E8A2" w14:textId="4C68EC1B" w:rsidR="002C6448" w:rsidRPr="005A785E" w:rsidRDefault="00572AB4" w:rsidP="003C41E4">
      <w:pPr>
        <w:pStyle w:val="Rubrik2"/>
      </w:pPr>
      <w:r>
        <w:t>A s</w:t>
      </w:r>
      <w:r w:rsidR="00D24901" w:rsidRPr="005A785E">
        <w:t>et of e</w:t>
      </w:r>
      <w:r w:rsidR="003C41E4" w:rsidRPr="005A785E">
        <w:t xml:space="preserve">asily accessible data </w:t>
      </w:r>
      <w:r w:rsidR="00D24901" w:rsidRPr="005A785E">
        <w:t>is</w:t>
      </w:r>
      <w:r w:rsidR="003C41E4" w:rsidRPr="005A785E">
        <w:t xml:space="preserve"> </w:t>
      </w:r>
      <w:r w:rsidR="00615C07" w:rsidRPr="005A785E">
        <w:t xml:space="preserve">a </w:t>
      </w:r>
      <w:r w:rsidR="00D24901" w:rsidRPr="005A785E">
        <w:t>better</w:t>
      </w:r>
      <w:r w:rsidR="003C41E4" w:rsidRPr="005A785E">
        <w:t xml:space="preserve"> </w:t>
      </w:r>
      <w:del w:id="88" w:author="Nils Hailer" w:date="2016-11-28T11:16:00Z">
        <w:r w:rsidR="003C41E4" w:rsidRPr="005A785E" w:rsidDel="00B51057">
          <w:delText>comorbidity measure</w:delText>
        </w:r>
        <w:r w:rsidR="00D24901" w:rsidRPr="005A785E" w:rsidDel="00B51057">
          <w:delText xml:space="preserve"> </w:delText>
        </w:r>
      </w:del>
      <w:ins w:id="89" w:author="Nils Hailer" w:date="2016-11-28T11:16:00Z">
        <w:r w:rsidR="00B51057">
          <w:t xml:space="preserve">predictor of early mortality after major surgery </w:t>
        </w:r>
      </w:ins>
      <w:r w:rsidR="00D24901" w:rsidRPr="005A785E">
        <w:t>tha</w:t>
      </w:r>
      <w:r w:rsidR="005C61A7" w:rsidRPr="005A785E">
        <w:t>n complex coding algorithms</w:t>
      </w:r>
      <w:r w:rsidR="003C41E4" w:rsidRPr="005A785E">
        <w:t xml:space="preserve"> </w:t>
      </w:r>
    </w:p>
    <w:p w14:paraId="186E0843" w14:textId="50BD1EAA" w:rsidR="00C4644D" w:rsidRPr="005A785E" w:rsidRDefault="00C4644D" w:rsidP="00C4644D">
      <w:pPr>
        <w:spacing w:line="480" w:lineRule="auto"/>
        <w:rPr>
          <w:lang w:val="en-GB"/>
        </w:rPr>
      </w:pPr>
      <w:r w:rsidRPr="005A785E">
        <w:rPr>
          <w:rFonts w:eastAsia="Arial" w:cs="Arial"/>
          <w:lang w:val="en-GB"/>
        </w:rPr>
        <w:t>In this nation</w:t>
      </w:r>
      <w:del w:id="90" w:author="Nils Hailer" w:date="2016-11-28T11:16:00Z">
        <w:r w:rsidRPr="005A785E" w:rsidDel="00B51057">
          <w:rPr>
            <w:rFonts w:eastAsia="Arial" w:cs="Arial"/>
            <w:lang w:val="en-GB"/>
          </w:rPr>
          <w:delText xml:space="preserve"> </w:delText>
        </w:r>
      </w:del>
      <w:r w:rsidRPr="005A785E">
        <w:rPr>
          <w:rFonts w:eastAsia="Arial" w:cs="Arial"/>
          <w:lang w:val="en-GB"/>
        </w:rPr>
        <w:t xml:space="preserve">wide cohort study we </w:t>
      </w:r>
      <w:del w:id="91" w:author="Nils Hailer" w:date="2016-11-28T11:16:00Z">
        <w:r w:rsidRPr="005A785E" w:rsidDel="00B51057">
          <w:rPr>
            <w:rFonts w:eastAsia="Arial" w:cs="Arial"/>
            <w:lang w:val="en-GB"/>
          </w:rPr>
          <w:delText xml:space="preserve">wanted </w:delText>
        </w:r>
      </w:del>
      <w:ins w:id="92" w:author="Nils Hailer" w:date="2016-11-28T11:16:00Z">
        <w:r w:rsidR="00B51057">
          <w:rPr>
            <w:rFonts w:eastAsia="Arial" w:cs="Arial"/>
            <w:lang w:val="en-GB"/>
          </w:rPr>
          <w:t>intended</w:t>
        </w:r>
        <w:r w:rsidR="00B51057" w:rsidRPr="005A785E">
          <w:rPr>
            <w:rFonts w:eastAsia="Arial" w:cs="Arial"/>
            <w:lang w:val="en-GB"/>
          </w:rPr>
          <w:t xml:space="preserve"> </w:t>
        </w:r>
      </w:ins>
      <w:r w:rsidRPr="005A785E">
        <w:rPr>
          <w:rFonts w:eastAsia="Arial" w:cs="Arial"/>
          <w:lang w:val="en-GB"/>
        </w:rPr>
        <w:t>to compare</w:t>
      </w:r>
      <w:r w:rsidR="009144F1" w:rsidRPr="005A785E">
        <w:rPr>
          <w:rFonts w:eastAsia="Arial" w:cs="Arial"/>
          <w:lang w:val="en-GB"/>
        </w:rPr>
        <w:t xml:space="preserve"> </w:t>
      </w:r>
      <w:r w:rsidRPr="005A785E">
        <w:rPr>
          <w:rFonts w:eastAsia="Arial" w:cs="Arial"/>
          <w:lang w:val="en-GB"/>
        </w:rPr>
        <w:t xml:space="preserve">the performance of </w:t>
      </w:r>
      <w:r w:rsidR="008C7430" w:rsidRPr="005A785E">
        <w:rPr>
          <w:lang w:val="en-GB"/>
        </w:rPr>
        <w:t xml:space="preserve">a set of </w:t>
      </w:r>
      <w:r w:rsidR="008C7430" w:rsidRPr="005A785E">
        <w:rPr>
          <w:rFonts w:cs="Arial"/>
          <w:color w:val="1A1A1A"/>
          <w:lang w:val="en-GB"/>
        </w:rPr>
        <w:t xml:space="preserve">easily accessible data that are routinely collected in daily clinical practice </w:t>
      </w:r>
      <w:r w:rsidR="008C7430">
        <w:rPr>
          <w:rFonts w:cs="Arial"/>
          <w:color w:val="1A1A1A"/>
          <w:lang w:val="en-GB"/>
        </w:rPr>
        <w:t xml:space="preserve">with </w:t>
      </w:r>
      <w:del w:id="93" w:author="Nils Hailer" w:date="2016-11-28T11:16:00Z">
        <w:r w:rsidRPr="005A785E" w:rsidDel="00B51057">
          <w:rPr>
            <w:rFonts w:eastAsia="Arial" w:cs="Arial"/>
            <w:lang w:val="en-GB"/>
          </w:rPr>
          <w:delText xml:space="preserve">commonly used </w:delText>
        </w:r>
      </w:del>
      <w:ins w:id="94" w:author="Nils Hailer" w:date="2016-11-28T11:16:00Z">
        <w:r w:rsidR="00B51057">
          <w:rPr>
            <w:rFonts w:eastAsia="Arial" w:cs="Arial"/>
            <w:lang w:val="en-GB"/>
          </w:rPr>
          <w:t xml:space="preserve">complex </w:t>
        </w:r>
      </w:ins>
      <w:r w:rsidRPr="005A785E">
        <w:rPr>
          <w:lang w:val="en-GB"/>
        </w:rPr>
        <w:t>com</w:t>
      </w:r>
      <w:r w:rsidR="00B2076F" w:rsidRPr="005A785E">
        <w:rPr>
          <w:lang w:val="en-GB"/>
        </w:rPr>
        <w:t>orbidity coding algorithms (ie</w:t>
      </w:r>
      <w:r w:rsidR="009144F1" w:rsidRPr="005A785E">
        <w:rPr>
          <w:lang w:val="en-GB"/>
        </w:rPr>
        <w:t xml:space="preserve"> CCI,</w:t>
      </w:r>
      <w:r w:rsidRPr="005A785E">
        <w:rPr>
          <w:lang w:val="en-GB"/>
        </w:rPr>
        <w:t xml:space="preserve"> Elixhauser Score</w:t>
      </w:r>
      <w:r w:rsidR="009144F1" w:rsidRPr="005A785E">
        <w:rPr>
          <w:lang w:val="en-GB"/>
        </w:rPr>
        <w:t xml:space="preserve"> and</w:t>
      </w:r>
      <w:r w:rsidR="00E11A4C">
        <w:rPr>
          <w:lang w:val="en-GB"/>
        </w:rPr>
        <w:t xml:space="preserve"> RxRisk</w:t>
      </w:r>
      <w:r w:rsidRPr="005A785E">
        <w:rPr>
          <w:lang w:val="en-GB"/>
        </w:rPr>
        <w:t>V)</w:t>
      </w:r>
      <w:r w:rsidR="008C7430">
        <w:rPr>
          <w:lang w:val="en-GB"/>
        </w:rPr>
        <w:t xml:space="preserve">. </w:t>
      </w:r>
      <w:del w:id="95" w:author="Nils Hailer" w:date="2016-11-28T11:17:00Z">
        <w:r w:rsidRPr="005A785E" w:rsidDel="00B51057">
          <w:rPr>
            <w:lang w:val="en-GB"/>
          </w:rPr>
          <w:delText xml:space="preserve"> </w:delText>
        </w:r>
        <w:r w:rsidR="008C7430" w:rsidDel="00B51057">
          <w:rPr>
            <w:lang w:val="en-GB"/>
          </w:rPr>
          <w:delText xml:space="preserve">In the statistical analyses </w:delText>
        </w:r>
        <w:r w:rsidRPr="005A785E" w:rsidDel="00B51057">
          <w:rPr>
            <w:lang w:val="en-GB"/>
          </w:rPr>
          <w:delText xml:space="preserve">adjustment </w:delText>
        </w:r>
        <w:r w:rsidR="008C7430" w:rsidDel="00B51057">
          <w:rPr>
            <w:lang w:val="en-GB"/>
          </w:rPr>
          <w:delText xml:space="preserve">was made </w:delText>
        </w:r>
        <w:r w:rsidRPr="005A785E" w:rsidDel="00B51057">
          <w:rPr>
            <w:lang w:val="en-GB"/>
          </w:rPr>
          <w:delText xml:space="preserve">for other relevant </w:delText>
        </w:r>
      </w:del>
      <w:del w:id="96" w:author="Nils Hailer" w:date="2016-11-28T11:16:00Z">
        <w:r w:rsidRPr="005A785E" w:rsidDel="00B51057">
          <w:rPr>
            <w:lang w:val="en-GB"/>
          </w:rPr>
          <w:delText xml:space="preserve">factors </w:delText>
        </w:r>
      </w:del>
      <w:del w:id="97" w:author="Nils Hailer" w:date="2016-11-28T11:17:00Z">
        <w:r w:rsidRPr="005A785E" w:rsidDel="00B51057">
          <w:rPr>
            <w:lang w:val="en-GB"/>
          </w:rPr>
          <w:delText>such as age</w:delText>
        </w:r>
        <w:r w:rsidR="002C21B6" w:rsidDel="00B51057">
          <w:rPr>
            <w:lang w:val="en-GB"/>
          </w:rPr>
          <w:delText>,</w:delText>
        </w:r>
        <w:r w:rsidRPr="005A785E" w:rsidDel="00B51057">
          <w:rPr>
            <w:lang w:val="en-GB"/>
          </w:rPr>
          <w:delText xml:space="preserve"> gender and socioeconomic background. </w:delText>
        </w:r>
      </w:del>
      <w:r w:rsidRPr="005A785E">
        <w:rPr>
          <w:lang w:val="en-GB"/>
        </w:rPr>
        <w:t xml:space="preserve">The best predictive strength was found for a </w:t>
      </w:r>
      <w:ins w:id="98" w:author="Nils Hailer" w:date="2016-11-28T11:17:00Z">
        <w:r w:rsidR="00B51057">
          <w:rPr>
            <w:lang w:val="en-GB"/>
          </w:rPr>
          <w:t xml:space="preserve">relatively simple </w:t>
        </w:r>
      </w:ins>
      <w:r w:rsidRPr="005A785E">
        <w:rPr>
          <w:lang w:val="en-GB"/>
        </w:rPr>
        <w:t>mo</w:t>
      </w:r>
      <w:r w:rsidR="008C7430">
        <w:rPr>
          <w:lang w:val="en-GB"/>
        </w:rPr>
        <w:t>del including age, gender, prese</w:t>
      </w:r>
      <w:r w:rsidRPr="005A785E">
        <w:rPr>
          <w:lang w:val="en-GB"/>
        </w:rPr>
        <w:t xml:space="preserve">nce of cardiac infarction or renal disease </w:t>
      </w:r>
      <w:r w:rsidR="000026E1">
        <w:rPr>
          <w:lang w:val="en-GB"/>
        </w:rPr>
        <w:t xml:space="preserve">during </w:t>
      </w:r>
      <w:r w:rsidRPr="005A785E">
        <w:rPr>
          <w:lang w:val="en-GB"/>
        </w:rPr>
        <w:t>the last 12 months prior to THA surgery</w:t>
      </w:r>
      <w:r w:rsidR="000026E1">
        <w:rPr>
          <w:lang w:val="en-GB"/>
        </w:rPr>
        <w:t xml:space="preserve">, and </w:t>
      </w:r>
      <w:r w:rsidR="000026E1" w:rsidRPr="005A785E">
        <w:rPr>
          <w:lang w:val="en-GB"/>
        </w:rPr>
        <w:t xml:space="preserve">ASA </w:t>
      </w:r>
      <w:r w:rsidR="00EC3BEF">
        <w:rPr>
          <w:lang w:val="en-GB"/>
        </w:rPr>
        <w:t>grade</w:t>
      </w:r>
      <w:r w:rsidR="000026E1" w:rsidRPr="005A785E">
        <w:rPr>
          <w:lang w:val="en-GB"/>
        </w:rPr>
        <w:t xml:space="preserve"> </w:t>
      </w:r>
      <w:r w:rsidRPr="005A785E">
        <w:rPr>
          <w:lang w:val="en-GB"/>
        </w:rPr>
        <w:t xml:space="preserve">(c=0.81). </w:t>
      </w:r>
      <w:del w:id="99" w:author="Nils Hailer" w:date="2016-11-28T11:17:00Z">
        <w:r w:rsidRPr="005A785E" w:rsidDel="00B51057">
          <w:rPr>
            <w:lang w:val="en-GB"/>
          </w:rPr>
          <w:delText xml:space="preserve">The </w:delText>
        </w:r>
        <w:r w:rsidR="000026E1" w:rsidDel="00B51057">
          <w:rPr>
            <w:lang w:val="en-GB"/>
          </w:rPr>
          <w:delText xml:space="preserve">same </w:delText>
        </w:r>
        <w:r w:rsidRPr="005A785E" w:rsidDel="00B51057">
          <w:rPr>
            <w:lang w:val="en-GB"/>
          </w:rPr>
          <w:delText xml:space="preserve">results were </w:delText>
        </w:r>
        <w:r w:rsidR="000026E1" w:rsidDel="00B51057">
          <w:rPr>
            <w:lang w:val="en-GB"/>
          </w:rPr>
          <w:delText>found when investigating</w:delText>
        </w:r>
      </w:del>
      <w:ins w:id="100" w:author="Nils Hailer" w:date="2016-11-28T11:17:00Z">
        <w:r w:rsidR="00B51057">
          <w:rPr>
            <w:lang w:val="en-GB"/>
          </w:rPr>
          <w:t xml:space="preserve">Thios simple model was also better than the above mentioned comorbidity measures at predicting </w:t>
        </w:r>
      </w:ins>
      <w:r w:rsidR="000026E1">
        <w:rPr>
          <w:lang w:val="en-GB"/>
        </w:rPr>
        <w:t xml:space="preserve"> </w:t>
      </w:r>
      <w:r w:rsidR="005A785E" w:rsidRPr="005A785E">
        <w:rPr>
          <w:lang w:val="en-GB"/>
        </w:rPr>
        <w:t>one-year</w:t>
      </w:r>
      <w:r w:rsidRPr="005A785E">
        <w:rPr>
          <w:lang w:val="en-GB"/>
        </w:rPr>
        <w:t xml:space="preserve"> mortality (</w:t>
      </w:r>
      <w:r w:rsidR="00E25541" w:rsidRPr="00E25541">
        <w:rPr>
          <w:lang w:val="en-GB"/>
        </w:rPr>
        <w:t>Supplementary Figure 1</w:t>
      </w:r>
      <w:r w:rsidR="00E25541">
        <w:rPr>
          <w:lang w:val="en-GB"/>
        </w:rPr>
        <w:t xml:space="preserve"> and Supplementary Table 3</w:t>
      </w:r>
      <w:del w:id="101" w:author="Nils Hailer" w:date="2016-11-28T11:18:00Z">
        <w:r w:rsidR="00E25541" w:rsidDel="00B51057">
          <w:rPr>
            <w:lang w:val="en-GB"/>
          </w:rPr>
          <w:delText>.</w:delText>
        </w:r>
      </w:del>
      <w:r w:rsidRPr="005A785E">
        <w:rPr>
          <w:lang w:val="en-GB"/>
        </w:rPr>
        <w:t>)</w:t>
      </w:r>
      <w:ins w:id="102" w:author="Nils Hailer" w:date="2016-11-28T11:18:00Z">
        <w:r w:rsidR="00B51057">
          <w:rPr>
            <w:lang w:val="en-GB"/>
          </w:rPr>
          <w:t>.</w:t>
        </w:r>
      </w:ins>
    </w:p>
    <w:p w14:paraId="0912E2BC" w14:textId="78C2BF72" w:rsidR="00E11B01" w:rsidRPr="005A785E" w:rsidRDefault="00BA14B4" w:rsidP="003C41E4">
      <w:pPr>
        <w:spacing w:line="480" w:lineRule="auto"/>
        <w:rPr>
          <w:lang w:val="en-GB"/>
        </w:rPr>
      </w:pPr>
      <w:r w:rsidRPr="005A785E">
        <w:rPr>
          <w:rFonts w:eastAsia="Arial" w:cs="Arial"/>
          <w:lang w:val="en-GB"/>
        </w:rPr>
        <w:t>Comorbidities are known to influence the outcome after THA.</w:t>
      </w:r>
      <w:r w:rsidRPr="005A785E">
        <w:rPr>
          <w:rFonts w:eastAsia="Arial" w:cs="Arial"/>
          <w:lang w:val="en-GB"/>
        </w:rPr>
        <w:fldChar w:fldCharType="begin">
          <w:fldData xml:space="preserve">PEVuZE5vdGU+PENpdGU+PEF1dGhvcj5Hb3Jkb248L0F1dGhvcj48WWVhcj4yMDEzPC9ZZWFyPjxS
ZWNOdW0+MjU1PC9SZWNOdW0+PERpc3BsYXlUZXh0PigxLTMpPC9EaXNwbGF5VGV4dD48cmVjb3Jk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bXA7IGpvaW50IGpvdXJuYWw8L2FsdC10aXRsZT48L3RpdGxlcz48cGFnZXM+MTE4NC05MTwvcGFn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</w:fldData>
        </w:fldChar>
      </w:r>
      <w:r w:rsidR="00AE5648">
        <w:rPr>
          <w:rFonts w:eastAsia="Arial" w:cs="Arial"/>
          <w:lang w:val="en-GB"/>
        </w:rPr>
        <w:instrText xml:space="preserve"> ADDIN EN.CITE </w:instrText>
      </w:r>
      <w:r w:rsidR="00AE5648">
        <w:rPr>
          <w:rFonts w:eastAsia="Arial" w:cs="Arial"/>
          <w:lang w:val="en-GB"/>
        </w:rPr>
        <w:fldChar w:fldCharType="begin">
          <w:fldData xml:space="preserve">PEVuZE5vdGU+PENpdGU+PEF1dGhvcj5Hb3Jkb248L0F1dGhvcj48WWVhcj4yMDEzPC9ZZWFyPjxS
ZWNOdW0+MjU1PC9SZWNOdW0+PERpc3BsYXlUZXh0PigxLTMpPC9EaXNwbGF5VGV4dD48cmVjb3Jk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bXA7IGpvaW50IGpvdXJuYWw8L2FsdC10aXRsZT48L3RpdGxlcz48cGFnZXM+MTE4NC05MTwvcGFn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</w:fldData>
        </w:fldChar>
      </w:r>
      <w:r w:rsidR="00AE5648">
        <w:rPr>
          <w:rFonts w:eastAsia="Arial" w:cs="Arial"/>
          <w:lang w:val="en-GB"/>
        </w:rPr>
        <w:instrText xml:space="preserve"> ADDIN EN.CITE.DATA </w:instrText>
      </w:r>
      <w:r w:rsidR="00AE5648">
        <w:rPr>
          <w:rFonts w:eastAsia="Arial" w:cs="Arial"/>
          <w:lang w:val="en-GB"/>
        </w:rPr>
      </w:r>
      <w:r w:rsidR="00AE5648">
        <w:rPr>
          <w:rFonts w:eastAsia="Arial" w:cs="Arial"/>
          <w:lang w:val="en-GB"/>
        </w:rPr>
        <w:fldChar w:fldCharType="end"/>
      </w:r>
      <w:r w:rsidRPr="005A785E">
        <w:rPr>
          <w:rFonts w:eastAsia="Arial" w:cs="Arial"/>
          <w:lang w:val="en-GB"/>
        </w:rPr>
      </w:r>
      <w:r w:rsidRPr="005A785E">
        <w:rPr>
          <w:rFonts w:eastAsia="Arial" w:cs="Arial"/>
          <w:lang w:val="en-GB"/>
        </w:rPr>
        <w:fldChar w:fldCharType="separate"/>
      </w:r>
      <w:r w:rsidR="00AE5648">
        <w:rPr>
          <w:rFonts w:eastAsia="Arial" w:cs="Arial"/>
          <w:noProof/>
          <w:lang w:val="en-GB"/>
        </w:rPr>
        <w:t>(</w:t>
      </w:r>
      <w:hyperlink w:anchor="_ENREF_1" w:tooltip="Inacio, 2015 #1225" w:history="1">
        <w:r w:rsidR="002C400F">
          <w:rPr>
            <w:rFonts w:eastAsia="Arial" w:cs="Arial"/>
            <w:noProof/>
            <w:lang w:val="en-GB"/>
          </w:rPr>
          <w:t>1-3</w:t>
        </w:r>
      </w:hyperlink>
      <w:r w:rsidR="00AE5648">
        <w:rPr>
          <w:rFonts w:eastAsia="Arial" w:cs="Arial"/>
          <w:noProof/>
          <w:lang w:val="en-GB"/>
        </w:rPr>
        <w:t>)</w:t>
      </w:r>
      <w:r w:rsidRPr="005A785E">
        <w:rPr>
          <w:rFonts w:eastAsia="Arial" w:cs="Arial"/>
          <w:lang w:val="en-GB"/>
        </w:rPr>
        <w:fldChar w:fldCharType="end"/>
      </w:r>
      <w:r w:rsidRPr="005A785E">
        <w:rPr>
          <w:rFonts w:eastAsia="Arial" w:cs="Arial"/>
          <w:lang w:val="en-GB"/>
        </w:rPr>
        <w:t xml:space="preserve"> In order to </w:t>
      </w:r>
      <w:del w:id="103" w:author="Nils Hailer" w:date="2016-11-28T11:18:00Z">
        <w:r w:rsidRPr="005A785E" w:rsidDel="00B51057">
          <w:rPr>
            <w:rFonts w:eastAsia="Arial" w:cs="Arial"/>
            <w:lang w:val="en-GB"/>
          </w:rPr>
          <w:delText xml:space="preserve">include </w:delText>
        </w:r>
      </w:del>
      <w:ins w:id="104" w:author="Nils Hailer" w:date="2016-11-28T11:18:00Z">
        <w:r w:rsidR="00B51057">
          <w:rPr>
            <w:rFonts w:eastAsia="Arial" w:cs="Arial"/>
            <w:lang w:val="en-GB"/>
          </w:rPr>
          <w:t>assess</w:t>
        </w:r>
        <w:r w:rsidR="00B51057" w:rsidRPr="005A785E">
          <w:rPr>
            <w:rFonts w:eastAsia="Arial" w:cs="Arial"/>
            <w:lang w:val="en-GB"/>
          </w:rPr>
          <w:t xml:space="preserve"> </w:t>
        </w:r>
      </w:ins>
      <w:r w:rsidRPr="005A785E">
        <w:rPr>
          <w:rFonts w:eastAsia="Arial" w:cs="Arial"/>
          <w:lang w:val="en-GB"/>
        </w:rPr>
        <w:t xml:space="preserve">the effect of comorbidity </w:t>
      </w:r>
      <w:del w:id="105" w:author="Nils Hailer" w:date="2016-11-28T11:18:00Z">
        <w:r w:rsidRPr="005A785E" w:rsidDel="00B51057">
          <w:rPr>
            <w:rFonts w:eastAsia="Arial" w:cs="Arial"/>
            <w:lang w:val="en-GB"/>
          </w:rPr>
          <w:delText xml:space="preserve">in </w:delText>
        </w:r>
      </w:del>
      <w:ins w:id="106" w:author="Nils Hailer" w:date="2016-11-28T11:18:00Z">
        <w:r w:rsidR="00B51057">
          <w:rPr>
            <w:rFonts w:eastAsia="Arial" w:cs="Arial"/>
            <w:lang w:val="en-GB"/>
          </w:rPr>
          <w:t xml:space="preserve">on early mortality after THA </w:t>
        </w:r>
      </w:ins>
      <w:del w:id="107" w:author="Nils Hailer" w:date="2016-11-28T11:18:00Z">
        <w:r w:rsidRPr="005A785E" w:rsidDel="00B51057">
          <w:rPr>
            <w:rFonts w:eastAsia="Arial" w:cs="Arial"/>
            <w:lang w:val="en-GB"/>
          </w:rPr>
          <w:delText xml:space="preserve">research </w:delText>
        </w:r>
      </w:del>
      <w:r w:rsidRPr="005A785E">
        <w:rPr>
          <w:rFonts w:eastAsia="Arial" w:cs="Arial"/>
          <w:lang w:val="en-GB"/>
        </w:rPr>
        <w:t xml:space="preserve">different </w:t>
      </w:r>
      <w:del w:id="108" w:author="Nils Hailer" w:date="2016-11-28T11:18:00Z">
        <w:r w:rsidRPr="005A785E" w:rsidDel="00B51057">
          <w:rPr>
            <w:rFonts w:eastAsia="Arial" w:cs="Arial"/>
            <w:lang w:val="en-GB"/>
          </w:rPr>
          <w:delText>comorbidity mea</w:delText>
        </w:r>
        <w:r w:rsidR="00615C07" w:rsidRPr="005A785E" w:rsidDel="00B51057">
          <w:rPr>
            <w:rFonts w:eastAsia="Arial" w:cs="Arial"/>
            <w:lang w:val="en-GB"/>
          </w:rPr>
          <w:delText xml:space="preserve">suring </w:delText>
        </w:r>
      </w:del>
      <w:r w:rsidR="00615C07" w:rsidRPr="005A785E">
        <w:rPr>
          <w:rFonts w:eastAsia="Arial" w:cs="Arial"/>
          <w:lang w:val="en-GB"/>
        </w:rPr>
        <w:t>coding algorithms</w:t>
      </w:r>
      <w:r w:rsidR="003C41E4" w:rsidRPr="005A785E">
        <w:rPr>
          <w:rFonts w:eastAsia="Arial" w:cs="Arial"/>
          <w:lang w:val="en-GB"/>
        </w:rPr>
        <w:t xml:space="preserve"> </w:t>
      </w:r>
      <w:del w:id="109" w:author="Nils Hailer" w:date="2016-11-28T11:18:00Z">
        <w:r w:rsidR="003C41E4" w:rsidRPr="005A785E" w:rsidDel="00B51057">
          <w:rPr>
            <w:rFonts w:eastAsia="Arial" w:cs="Arial"/>
            <w:lang w:val="en-GB"/>
          </w:rPr>
          <w:delText>are used</w:delText>
        </w:r>
      </w:del>
      <w:ins w:id="110" w:author="Nils Hailer" w:date="2016-11-28T11:18:00Z">
        <w:r w:rsidR="00B51057">
          <w:rPr>
            <w:rFonts w:eastAsia="Arial" w:cs="Arial"/>
            <w:lang w:val="en-GB"/>
          </w:rPr>
          <w:t>have been proposed</w:t>
        </w:r>
      </w:ins>
      <w:ins w:id="111" w:author="Nils Hailer" w:date="2016-11-28T11:19:00Z">
        <w:r w:rsidR="00B51057">
          <w:rPr>
            <w:rFonts w:eastAsia="Arial" w:cs="Arial"/>
            <w:lang w:val="en-GB"/>
          </w:rPr>
          <w:t xml:space="preserve"> in research settings</w:t>
        </w:r>
      </w:ins>
      <w:r w:rsidRPr="005A785E">
        <w:rPr>
          <w:rFonts w:eastAsia="Arial" w:cs="Arial"/>
          <w:lang w:val="en-GB"/>
        </w:rPr>
        <w:t xml:space="preserve">. </w:t>
      </w:r>
      <w:moveToRangeStart w:id="112" w:author="Nils Hailer" w:date="2016-11-28T11:19:00Z" w:name="move341951304"/>
      <w:moveTo w:id="113" w:author="Nils Hailer" w:date="2016-11-28T11:19:00Z">
        <w:r w:rsidR="00B51057" w:rsidRPr="005A785E">
          <w:rPr>
            <w:rFonts w:eastAsia="Arial" w:cs="Arial"/>
            <w:lang w:val="en-GB"/>
          </w:rPr>
          <w:t xml:space="preserve">The coding algorithms are complex, and hence they demand a merge of information </w:t>
        </w:r>
      </w:moveTo>
      <w:ins w:id="114" w:author="Nils Hailer" w:date="2016-11-28T11:19:00Z">
        <w:r w:rsidR="00B51057">
          <w:rPr>
            <w:rFonts w:eastAsia="Arial" w:cs="Arial"/>
            <w:lang w:val="en-GB"/>
          </w:rPr>
          <w:t xml:space="preserve">on ICD-ocdes and medication prescriptions </w:t>
        </w:r>
      </w:ins>
      <w:moveTo w:id="115" w:author="Nils Hailer" w:date="2016-11-28T11:19:00Z">
        <w:r w:rsidR="00B51057" w:rsidRPr="005A785E">
          <w:rPr>
            <w:rFonts w:eastAsia="Arial" w:cs="Arial"/>
            <w:lang w:val="en-GB"/>
          </w:rPr>
          <w:t xml:space="preserve">from several data sources. </w:t>
        </w:r>
      </w:moveTo>
      <w:moveToRangeEnd w:id="112"/>
      <w:del w:id="116" w:author="Nils Hailer" w:date="2016-11-28T11:20:00Z">
        <w:r w:rsidRPr="005A785E" w:rsidDel="00B51057">
          <w:rPr>
            <w:rFonts w:eastAsia="Arial" w:cs="Arial"/>
            <w:lang w:val="en-GB"/>
          </w:rPr>
          <w:delText>However, t</w:delText>
        </w:r>
      </w:del>
      <w:ins w:id="117" w:author="Nils Hailer" w:date="2016-11-28T11:20:00Z">
        <w:r w:rsidR="00B51057">
          <w:rPr>
            <w:rFonts w:eastAsia="Arial" w:cs="Arial"/>
            <w:lang w:val="en-GB"/>
          </w:rPr>
          <w:t>T</w:t>
        </w:r>
      </w:ins>
      <w:r w:rsidRPr="005A785E">
        <w:rPr>
          <w:rFonts w:eastAsia="Arial" w:cs="Arial"/>
          <w:lang w:val="en-GB"/>
        </w:rPr>
        <w:t>hese co</w:t>
      </w:r>
      <w:r w:rsidR="00615C07" w:rsidRPr="005A785E">
        <w:rPr>
          <w:rFonts w:eastAsia="Arial" w:cs="Arial"/>
          <w:lang w:val="en-GB"/>
        </w:rPr>
        <w:t xml:space="preserve">ding algorithms </w:t>
      </w:r>
      <w:r w:rsidRPr="005A785E">
        <w:rPr>
          <w:rFonts w:eastAsia="Arial" w:cs="Arial"/>
          <w:lang w:val="en-GB"/>
        </w:rPr>
        <w:t>are not used in clinical settings</w:t>
      </w:r>
      <w:r w:rsidR="000026E1">
        <w:rPr>
          <w:rFonts w:eastAsia="Arial" w:cs="Arial"/>
          <w:lang w:val="en-GB"/>
        </w:rPr>
        <w:t xml:space="preserve"> since</w:t>
      </w:r>
      <w:r w:rsidRPr="005A785E">
        <w:rPr>
          <w:rFonts w:eastAsia="Arial" w:cs="Arial"/>
          <w:lang w:val="en-GB"/>
        </w:rPr>
        <w:t xml:space="preserve"> </w:t>
      </w:r>
      <w:r w:rsidR="00C4644D" w:rsidRPr="005A785E">
        <w:rPr>
          <w:rFonts w:eastAsia="Arial" w:cs="Arial"/>
          <w:lang w:val="en-GB"/>
        </w:rPr>
        <w:t xml:space="preserve">the administrative burden </w:t>
      </w:r>
      <w:r w:rsidR="000026E1">
        <w:rPr>
          <w:rFonts w:eastAsia="Arial" w:cs="Arial"/>
          <w:lang w:val="en-GB"/>
        </w:rPr>
        <w:t xml:space="preserve">associated with identifying </w:t>
      </w:r>
      <w:r w:rsidR="00C4644D" w:rsidRPr="005A785E">
        <w:rPr>
          <w:rFonts w:eastAsia="Arial" w:cs="Arial"/>
          <w:lang w:val="en-GB"/>
        </w:rPr>
        <w:t>some 30 ICD-</w:t>
      </w:r>
      <w:ins w:id="118" w:author="Nils Hailer" w:date="2016-11-28T11:20:00Z">
        <w:r w:rsidR="00B51057">
          <w:rPr>
            <w:rFonts w:eastAsia="Arial" w:cs="Arial"/>
            <w:lang w:val="en-GB"/>
          </w:rPr>
          <w:t xml:space="preserve"> or ATC-</w:t>
        </w:r>
      </w:ins>
      <w:r w:rsidR="00C4644D" w:rsidRPr="005A785E">
        <w:rPr>
          <w:rFonts w:eastAsia="Arial" w:cs="Arial"/>
          <w:lang w:val="en-GB"/>
        </w:rPr>
        <w:t>codes for</w:t>
      </w:r>
      <w:r w:rsidR="00E11B01" w:rsidRPr="005A785E">
        <w:rPr>
          <w:rFonts w:eastAsia="Arial" w:cs="Arial"/>
          <w:lang w:val="en-GB"/>
        </w:rPr>
        <w:t xml:space="preserve"> every patient is not realistic</w:t>
      </w:r>
      <w:del w:id="119" w:author="Nils Hailer" w:date="2016-11-28T11:19:00Z">
        <w:r w:rsidR="000026E1" w:rsidDel="00B51057">
          <w:rPr>
            <w:rFonts w:eastAsia="Arial" w:cs="Arial"/>
            <w:lang w:val="en-GB"/>
          </w:rPr>
          <w:delText xml:space="preserve"> and entering these into prediction models</w:delText>
        </w:r>
      </w:del>
      <w:r w:rsidR="00E11B01" w:rsidRPr="005A785E">
        <w:rPr>
          <w:rFonts w:eastAsia="Arial" w:cs="Arial"/>
          <w:lang w:val="en-GB"/>
        </w:rPr>
        <w:t>.</w:t>
      </w:r>
      <w:r w:rsidR="00C4644D" w:rsidRPr="005A785E">
        <w:rPr>
          <w:rFonts w:eastAsia="Arial" w:cs="Arial"/>
          <w:lang w:val="en-GB"/>
        </w:rPr>
        <w:t xml:space="preserve"> </w:t>
      </w:r>
      <w:moveFromRangeStart w:id="120" w:author="Nils Hailer" w:date="2016-11-28T11:19:00Z" w:name="move341951304"/>
      <w:moveFrom w:id="121" w:author="Nils Hailer" w:date="2016-11-28T11:19:00Z">
        <w:r w:rsidR="00E11B01" w:rsidRPr="005A785E" w:rsidDel="00B51057">
          <w:rPr>
            <w:rFonts w:eastAsia="Arial" w:cs="Arial"/>
            <w:lang w:val="en-GB"/>
          </w:rPr>
          <w:t>The coding algorithms</w:t>
        </w:r>
        <w:r w:rsidR="00C4644D" w:rsidRPr="005A785E" w:rsidDel="00B51057">
          <w:rPr>
            <w:rFonts w:eastAsia="Arial" w:cs="Arial"/>
            <w:lang w:val="en-GB"/>
          </w:rPr>
          <w:t xml:space="preserve"> are complex, </w:t>
        </w:r>
        <w:r w:rsidRPr="005A785E" w:rsidDel="00B51057">
          <w:rPr>
            <w:rFonts w:eastAsia="Arial" w:cs="Arial"/>
            <w:lang w:val="en-GB"/>
          </w:rPr>
          <w:t xml:space="preserve">and </w:t>
        </w:r>
        <w:r w:rsidR="00C4644D" w:rsidRPr="005A785E" w:rsidDel="00B51057">
          <w:rPr>
            <w:rFonts w:eastAsia="Arial" w:cs="Arial"/>
            <w:lang w:val="en-GB"/>
          </w:rPr>
          <w:t xml:space="preserve">hence </w:t>
        </w:r>
        <w:r w:rsidRPr="005A785E" w:rsidDel="00B51057">
          <w:rPr>
            <w:rFonts w:eastAsia="Arial" w:cs="Arial"/>
            <w:lang w:val="en-GB"/>
          </w:rPr>
          <w:t xml:space="preserve">they demand a merge of information from several data sources. </w:t>
        </w:r>
      </w:moveFrom>
      <w:moveFromRangeEnd w:id="120"/>
      <w:r w:rsidR="000026E1">
        <w:rPr>
          <w:rFonts w:eastAsia="Arial" w:cs="Arial"/>
          <w:lang w:val="en-GB"/>
        </w:rPr>
        <w:t>Thus, comorbidity measures based on p</w:t>
      </w:r>
      <w:r w:rsidRPr="005A785E">
        <w:rPr>
          <w:rFonts w:eastAsia="Arial" w:cs="Arial"/>
          <w:lang w:val="en-GB"/>
        </w:rPr>
        <w:t xml:space="preserve">atient administrative data are </w:t>
      </w:r>
      <w:r w:rsidR="000026E1">
        <w:rPr>
          <w:rFonts w:eastAsia="Arial" w:cs="Arial"/>
          <w:lang w:val="en-GB"/>
        </w:rPr>
        <w:t xml:space="preserve">only </w:t>
      </w:r>
      <w:r w:rsidRPr="005A785E">
        <w:rPr>
          <w:rFonts w:eastAsia="Arial" w:cs="Arial"/>
          <w:lang w:val="en-GB"/>
        </w:rPr>
        <w:t>accessible to researchers</w:t>
      </w:r>
      <w:r w:rsidR="000026E1">
        <w:rPr>
          <w:rFonts w:eastAsia="Arial" w:cs="Arial"/>
          <w:lang w:val="en-GB"/>
        </w:rPr>
        <w:t>,</w:t>
      </w:r>
      <w:r w:rsidRPr="005A785E">
        <w:rPr>
          <w:rFonts w:eastAsia="Arial" w:cs="Arial"/>
          <w:lang w:val="en-GB"/>
        </w:rPr>
        <w:t xml:space="preserve"> but </w:t>
      </w:r>
      <w:r w:rsidR="000026E1">
        <w:rPr>
          <w:rFonts w:eastAsia="Arial" w:cs="Arial"/>
          <w:lang w:val="en-GB"/>
        </w:rPr>
        <w:t xml:space="preserve">— even then —observational study designs </w:t>
      </w:r>
      <w:r w:rsidRPr="005A785E">
        <w:rPr>
          <w:rFonts w:eastAsia="Arial" w:cs="Arial"/>
          <w:lang w:val="en-GB"/>
        </w:rPr>
        <w:t xml:space="preserve">are </w:t>
      </w:r>
      <w:r w:rsidR="000026E1">
        <w:rPr>
          <w:rFonts w:eastAsia="Arial" w:cs="Arial"/>
          <w:lang w:val="en-GB"/>
        </w:rPr>
        <w:t>hampered by the usual limitations such as incompleteness and inaccuracy of coding</w:t>
      </w:r>
      <w:r w:rsidRPr="005A785E">
        <w:rPr>
          <w:rFonts w:eastAsia="Arial" w:cs="Arial"/>
          <w:lang w:val="en-GB"/>
        </w:rPr>
        <w:t>.</w:t>
      </w:r>
      <w:r w:rsidRPr="005A785E">
        <w:rPr>
          <w:rFonts w:eastAsia="Arial" w:cs="Arial"/>
          <w:lang w:val="en-GB"/>
        </w:rPr>
        <w:fldChar w:fldCharType="begin"/>
      </w:r>
      <w:r w:rsidR="00AE5648">
        <w:rPr>
          <w:rFonts w:eastAsia="Arial" w:cs="Arial"/>
          <w:lang w:val="en-GB"/>
        </w:rPr>
        <w:instrText xml:space="preserve"> ADDIN EN.CITE &lt;EndNote&gt;&lt;Cite&gt;&lt;Author&gt;Bozic&lt;/Author&gt;&lt;Year&gt;2013&lt;/Year&gt;&lt;RecNum&gt;1347&lt;/RecNum&gt;&lt;DisplayText&gt;(4)&lt;/DisplayText&gt;&lt;record&gt;&lt;rec-number&gt;1347&lt;/rec-number&gt;&lt;foreign-keys&gt;&lt;key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Pr="005A785E">
        <w:rPr>
          <w:rFonts w:eastAsia="Arial" w:cs="Arial"/>
          <w:lang w:val="en-GB"/>
        </w:rPr>
        <w:fldChar w:fldCharType="separate"/>
      </w:r>
      <w:r w:rsidR="00AE5648">
        <w:rPr>
          <w:rFonts w:eastAsia="Arial" w:cs="Arial"/>
          <w:noProof/>
          <w:lang w:val="en-GB"/>
        </w:rPr>
        <w:t>(</w:t>
      </w:r>
      <w:hyperlink w:anchor="_ENREF_4" w:tooltip="Bozic, 2013 #1347" w:history="1">
        <w:r w:rsidR="002C400F">
          <w:rPr>
            <w:rFonts w:eastAsia="Arial" w:cs="Arial"/>
            <w:noProof/>
            <w:lang w:val="en-GB"/>
          </w:rPr>
          <w:t>4</w:t>
        </w:r>
      </w:hyperlink>
      <w:r w:rsidR="00AE5648">
        <w:rPr>
          <w:rFonts w:eastAsia="Arial" w:cs="Arial"/>
          <w:noProof/>
          <w:lang w:val="en-GB"/>
        </w:rPr>
        <w:t>)</w:t>
      </w:r>
      <w:r w:rsidRPr="005A785E">
        <w:rPr>
          <w:rFonts w:eastAsia="Arial" w:cs="Arial"/>
          <w:lang w:val="en-GB"/>
        </w:rPr>
        <w:fldChar w:fldCharType="end"/>
      </w:r>
      <w:r w:rsidRPr="005A785E">
        <w:rPr>
          <w:lang w:val="en-GB"/>
        </w:rPr>
        <w:t xml:space="preserve"> </w:t>
      </w:r>
    </w:p>
    <w:p w14:paraId="0FCCBB0B" w14:textId="1B248B7D" w:rsidR="002C6448" w:rsidRPr="005A785E" w:rsidRDefault="00E11B01" w:rsidP="002C6448">
      <w:pPr>
        <w:spacing w:line="480" w:lineRule="auto"/>
        <w:rPr>
          <w:lang w:val="en-GB"/>
        </w:rPr>
      </w:pPr>
      <w:r w:rsidRPr="005A785E">
        <w:rPr>
          <w:rFonts w:eastAsia="Arial" w:cs="Arial"/>
          <w:lang w:val="en-GB"/>
        </w:rPr>
        <w:t xml:space="preserve">In </w:t>
      </w:r>
      <w:del w:id="122" w:author="Nils Hailer" w:date="2016-11-28T11:20:00Z">
        <w:r w:rsidRPr="005A785E" w:rsidDel="00B51057">
          <w:rPr>
            <w:rFonts w:eastAsia="Arial" w:cs="Arial"/>
            <w:lang w:val="en-GB"/>
          </w:rPr>
          <w:delText xml:space="preserve">our </w:delText>
        </w:r>
      </w:del>
      <w:ins w:id="123" w:author="Nils Hailer" w:date="2016-11-28T11:20:00Z">
        <w:r w:rsidR="00B51057">
          <w:rPr>
            <w:rFonts w:eastAsia="Arial" w:cs="Arial"/>
            <w:lang w:val="en-GB"/>
          </w:rPr>
          <w:t xml:space="preserve">this present </w:t>
        </w:r>
      </w:ins>
      <w:r w:rsidRPr="005A785E">
        <w:rPr>
          <w:rFonts w:eastAsia="Arial" w:cs="Arial"/>
          <w:lang w:val="en-GB"/>
        </w:rPr>
        <w:t>study we</w:t>
      </w:r>
      <w:r w:rsidR="001259B7" w:rsidRPr="005A785E">
        <w:rPr>
          <w:rFonts w:eastAsia="Arial" w:cs="Arial"/>
          <w:lang w:val="en-GB"/>
        </w:rPr>
        <w:t xml:space="preserve"> found that </w:t>
      </w:r>
      <w:moveToRangeStart w:id="124" w:author="Nils Hailer" w:date="2016-11-28T11:20:00Z" w:name="move341951378"/>
      <w:moveTo w:id="125" w:author="Nils Hailer" w:date="2016-11-28T11:20:00Z">
        <w:del w:id="126" w:author="Nils Hailer" w:date="2016-11-28T11:20:00Z">
          <w:r w:rsidR="00B51057" w:rsidDel="00B51057">
            <w:rPr>
              <w:lang w:val="en-GB"/>
            </w:rPr>
            <w:delText>T</w:delText>
          </w:r>
        </w:del>
      </w:moveTo>
      <w:ins w:id="127" w:author="Nils Hailer" w:date="2016-11-28T11:20:00Z">
        <w:r w:rsidR="00B51057">
          <w:rPr>
            <w:lang w:val="en-GB"/>
          </w:rPr>
          <w:t>t</w:t>
        </w:r>
      </w:ins>
      <w:moveTo w:id="128" w:author="Nils Hailer" w:date="2016-11-28T11:20:00Z">
        <w:r w:rsidR="00B51057">
          <w:rPr>
            <w:lang w:val="en-GB"/>
          </w:rPr>
          <w:t>he prescription-based RxRisk</w:t>
        </w:r>
        <w:r w:rsidR="00B51057" w:rsidRPr="005A785E">
          <w:rPr>
            <w:lang w:val="en-GB"/>
          </w:rPr>
          <w:t>V Score</w:t>
        </w:r>
        <w:r w:rsidR="00B51057" w:rsidRPr="005A785E">
          <w:rPr>
            <w:b/>
            <w:i/>
            <w:lang w:val="en-GB"/>
          </w:rPr>
          <w:t xml:space="preserve"> </w:t>
        </w:r>
        <w:r w:rsidR="00B51057" w:rsidRPr="005A785E">
          <w:rPr>
            <w:lang w:val="en-GB"/>
          </w:rPr>
          <w:t>per</w:t>
        </w:r>
        <w:r w:rsidR="00B51057">
          <w:rPr>
            <w:lang w:val="en-GB"/>
          </w:rPr>
          <w:t>formed better than the diagnos</w:t>
        </w:r>
      </w:moveTo>
      <w:ins w:id="129" w:author="Nils Hailer" w:date="2016-11-28T11:21:00Z">
        <w:r w:rsidR="00B51057">
          <w:rPr>
            <w:lang w:val="en-GB"/>
          </w:rPr>
          <w:t>is</w:t>
        </w:r>
      </w:ins>
      <w:moveTo w:id="130" w:author="Nils Hailer" w:date="2016-11-28T11:20:00Z">
        <w:del w:id="131" w:author="Nils Hailer" w:date="2016-11-28T11:21:00Z">
          <w:r w:rsidR="00B51057" w:rsidDel="00B51057">
            <w:rPr>
              <w:lang w:val="en-GB"/>
            </w:rPr>
            <w:delText>e</w:delText>
          </w:r>
        </w:del>
        <w:r w:rsidR="00B51057">
          <w:rPr>
            <w:lang w:val="en-GB"/>
          </w:rPr>
          <w:t>-</w:t>
        </w:r>
        <w:r w:rsidR="00B51057" w:rsidRPr="005A785E">
          <w:rPr>
            <w:lang w:val="en-GB"/>
          </w:rPr>
          <w:t xml:space="preserve">based comorbidity </w:t>
        </w:r>
        <w:del w:id="132" w:author="Nils Hailer" w:date="2016-11-28T11:21:00Z">
          <w:r w:rsidR="00B51057" w:rsidRPr="005A785E" w:rsidDel="00B51057">
            <w:rPr>
              <w:lang w:val="en-GB"/>
            </w:rPr>
            <w:delText xml:space="preserve">scores </w:delText>
          </w:r>
        </w:del>
      </w:moveTo>
      <w:ins w:id="133" w:author="Nils Hailer" w:date="2016-11-28T11:21:00Z">
        <w:r w:rsidR="00B51057">
          <w:rPr>
            <w:lang w:val="en-GB"/>
          </w:rPr>
          <w:t xml:space="preserve">comorbidity measures </w:t>
        </w:r>
      </w:ins>
      <w:moveTo w:id="134" w:author="Nils Hailer" w:date="2016-11-28T11:20:00Z">
        <w:r w:rsidR="00B51057" w:rsidRPr="005A785E">
          <w:rPr>
            <w:lang w:val="en-GB"/>
          </w:rPr>
          <w:t xml:space="preserve">CCI and Elixhauser Score in predicting 90-day mortality. </w:t>
        </w:r>
      </w:moveTo>
      <w:moveToRangeEnd w:id="124"/>
      <w:del w:id="135" w:author="Nils Hailer" w:date="2016-11-28T11:21:00Z">
        <w:r w:rsidR="001259B7" w:rsidRPr="005A785E" w:rsidDel="00B51057">
          <w:rPr>
            <w:rFonts w:eastAsia="Arial" w:cs="Arial"/>
            <w:lang w:val="en-GB"/>
          </w:rPr>
          <w:delText>t</w:delText>
        </w:r>
      </w:del>
      <w:ins w:id="136" w:author="Nils Hailer" w:date="2016-11-28T11:21:00Z">
        <w:r w:rsidR="00B51057">
          <w:rPr>
            <w:rFonts w:eastAsia="Arial" w:cs="Arial"/>
            <w:lang w:val="en-GB"/>
          </w:rPr>
          <w:t>T</w:t>
        </w:r>
      </w:ins>
      <w:r w:rsidR="001259B7" w:rsidRPr="005A785E">
        <w:rPr>
          <w:rFonts w:eastAsia="Arial" w:cs="Arial"/>
          <w:lang w:val="en-GB"/>
        </w:rPr>
        <w:t xml:space="preserve">he original CCI </w:t>
      </w:r>
      <w:del w:id="137" w:author="Nils Hailer" w:date="2016-11-28T11:21:00Z">
        <w:r w:rsidR="0034101A" w:rsidRPr="005A785E" w:rsidDel="00B51057">
          <w:rPr>
            <w:rFonts w:eastAsia="Arial" w:cs="Arial"/>
            <w:lang w:val="en-GB"/>
          </w:rPr>
          <w:delText xml:space="preserve">(c= </w:delText>
        </w:r>
        <w:r w:rsidR="001259B7" w:rsidRPr="005A785E" w:rsidDel="00B51057">
          <w:rPr>
            <w:rFonts w:eastAsia="Arial" w:cs="Arial"/>
            <w:lang w:val="en-GB"/>
          </w:rPr>
          <w:delText>0.6</w:delText>
        </w:r>
        <w:r w:rsidR="00660510" w:rsidRPr="005A785E" w:rsidDel="00B51057">
          <w:rPr>
            <w:rFonts w:eastAsia="Arial" w:cs="Arial"/>
            <w:lang w:val="en-GB"/>
          </w:rPr>
          <w:delText>4</w:delText>
        </w:r>
        <w:r w:rsidR="001259B7" w:rsidRPr="005A785E" w:rsidDel="00B51057">
          <w:rPr>
            <w:rFonts w:eastAsia="Arial" w:cs="Arial"/>
            <w:lang w:val="en-GB"/>
          </w:rPr>
          <w:delText xml:space="preserve">) performed </w:delText>
        </w:r>
      </w:del>
      <w:ins w:id="138" w:author="Nils Hailer" w:date="2016-11-28T11:21:00Z">
        <w:r w:rsidR="00B51057">
          <w:rPr>
            <w:rFonts w:eastAsia="Arial" w:cs="Arial"/>
            <w:lang w:val="en-GB"/>
          </w:rPr>
          <w:t xml:space="preserve">was </w:t>
        </w:r>
      </w:ins>
      <w:r w:rsidR="001259B7" w:rsidRPr="005A785E">
        <w:rPr>
          <w:rFonts w:eastAsia="Arial" w:cs="Arial"/>
          <w:lang w:val="en-GB"/>
        </w:rPr>
        <w:t xml:space="preserve">somewhat better </w:t>
      </w:r>
      <w:r w:rsidR="001259B7" w:rsidRPr="005A785E">
        <w:rPr>
          <w:rFonts w:eastAsia="Arial" w:cs="Arial"/>
          <w:lang w:val="en-GB"/>
        </w:rPr>
        <w:lastRenderedPageBreak/>
        <w:t xml:space="preserve">than the Elixhauser Score </w:t>
      </w:r>
      <w:del w:id="139" w:author="Nils Hailer" w:date="2016-11-28T11:21:00Z">
        <w:r w:rsidR="001259B7" w:rsidRPr="005A785E" w:rsidDel="00B51057">
          <w:rPr>
            <w:rFonts w:eastAsia="Arial" w:cs="Arial"/>
            <w:lang w:val="en-GB"/>
          </w:rPr>
          <w:delText>(</w:delText>
        </w:r>
        <w:r w:rsidR="0034101A" w:rsidRPr="005A785E" w:rsidDel="00B51057">
          <w:rPr>
            <w:rFonts w:eastAsia="Arial" w:cs="Arial"/>
            <w:lang w:val="en-GB"/>
          </w:rPr>
          <w:delText xml:space="preserve">c= </w:delText>
        </w:r>
        <w:r w:rsidR="001259B7" w:rsidRPr="005A785E" w:rsidDel="00B51057">
          <w:rPr>
            <w:rFonts w:eastAsia="Arial" w:cs="Arial"/>
            <w:lang w:val="en-GB"/>
          </w:rPr>
          <w:delText>0.6</w:delText>
        </w:r>
        <w:r w:rsidR="00660510" w:rsidRPr="005A785E" w:rsidDel="00B51057">
          <w:rPr>
            <w:rFonts w:eastAsia="Arial" w:cs="Arial"/>
            <w:lang w:val="en-GB"/>
          </w:rPr>
          <w:delText>2</w:delText>
        </w:r>
        <w:r w:rsidR="001259B7" w:rsidRPr="005A785E" w:rsidDel="00B51057">
          <w:rPr>
            <w:rFonts w:eastAsia="Arial" w:cs="Arial"/>
            <w:lang w:val="en-GB"/>
          </w:rPr>
          <w:delText xml:space="preserve">) </w:delText>
        </w:r>
      </w:del>
      <w:r w:rsidR="001259B7" w:rsidRPr="005A785E">
        <w:rPr>
          <w:rFonts w:eastAsia="Arial" w:cs="Arial"/>
          <w:lang w:val="en-GB"/>
        </w:rPr>
        <w:t xml:space="preserve">in predicting 90-day mortality. </w:t>
      </w:r>
      <w:moveFromRangeStart w:id="140" w:author="Nils Hailer" w:date="2016-11-28T11:20:00Z" w:name="move341951378"/>
      <w:moveFrom w:id="141" w:author="Nils Hailer" w:date="2016-11-28T11:20:00Z">
        <w:r w:rsidR="00E11A4C" w:rsidDel="00B51057">
          <w:rPr>
            <w:lang w:val="en-GB"/>
          </w:rPr>
          <w:t>The prescription</w:t>
        </w:r>
        <w:r w:rsidR="000026E1" w:rsidDel="00B51057">
          <w:rPr>
            <w:lang w:val="en-GB"/>
          </w:rPr>
          <w:t>-</w:t>
        </w:r>
        <w:r w:rsidR="00E11A4C" w:rsidDel="00B51057">
          <w:rPr>
            <w:lang w:val="en-GB"/>
          </w:rPr>
          <w:t>based RxRisk</w:t>
        </w:r>
        <w:r w:rsidR="005A785E" w:rsidRPr="005A785E" w:rsidDel="00B51057">
          <w:rPr>
            <w:lang w:val="en-GB"/>
          </w:rPr>
          <w:t>V Score</w:t>
        </w:r>
        <w:r w:rsidR="005A785E" w:rsidRPr="005A785E" w:rsidDel="00B51057">
          <w:rPr>
            <w:b/>
            <w:i/>
            <w:lang w:val="en-GB"/>
          </w:rPr>
          <w:t xml:space="preserve"> </w:t>
        </w:r>
        <w:r w:rsidR="005A785E" w:rsidRPr="005A785E" w:rsidDel="00B51057">
          <w:rPr>
            <w:lang w:val="en-GB"/>
          </w:rPr>
          <w:t>per</w:t>
        </w:r>
        <w:r w:rsidR="005A785E" w:rsidDel="00B51057">
          <w:rPr>
            <w:lang w:val="en-GB"/>
          </w:rPr>
          <w:t>formed better than the diagnose-</w:t>
        </w:r>
        <w:r w:rsidR="005A785E" w:rsidRPr="005A785E" w:rsidDel="00B51057">
          <w:rPr>
            <w:lang w:val="en-GB"/>
          </w:rPr>
          <w:t xml:space="preserve">based comorbidity scores CCI and Elixhauser Score in predicting 90-day mortality. </w:t>
        </w:r>
      </w:moveFrom>
      <w:moveFromRangeEnd w:id="140"/>
      <w:r w:rsidR="002C6448" w:rsidRPr="005A785E">
        <w:rPr>
          <w:rFonts w:eastAsia="Arial" w:cs="Arial"/>
          <w:lang w:val="en-GB"/>
        </w:rPr>
        <w:t xml:space="preserve">This </w:t>
      </w:r>
      <w:r w:rsidR="00292F74" w:rsidRPr="005A785E">
        <w:rPr>
          <w:rFonts w:eastAsia="Arial" w:cs="Arial"/>
          <w:lang w:val="en-GB"/>
        </w:rPr>
        <w:t xml:space="preserve">differs from </w:t>
      </w:r>
      <w:r w:rsidR="002C6448" w:rsidRPr="005A785E">
        <w:rPr>
          <w:rFonts w:eastAsia="Arial" w:cs="Arial"/>
          <w:lang w:val="en-GB"/>
        </w:rPr>
        <w:t xml:space="preserve">earlier findings by Inacio </w:t>
      </w:r>
      <w:ins w:id="142" w:author="Nils Hailer" w:date="2016-11-28T11:21:00Z">
        <w:r w:rsidR="00B51057">
          <w:rPr>
            <w:rFonts w:eastAsia="Arial" w:cs="Arial"/>
            <w:lang w:val="en-GB"/>
          </w:rPr>
          <w:t xml:space="preserve">et al. </w:t>
        </w:r>
      </w:ins>
      <w:r w:rsidR="00292F74" w:rsidRPr="005A785E">
        <w:rPr>
          <w:rFonts w:eastAsia="Arial" w:cs="Arial"/>
          <w:lang w:val="en-GB"/>
        </w:rPr>
        <w:t>where the</w:t>
      </w:r>
      <w:r w:rsidR="006D4C99" w:rsidRPr="005A785E">
        <w:rPr>
          <w:rFonts w:eastAsia="Arial" w:cs="Arial"/>
          <w:lang w:val="en-GB"/>
        </w:rPr>
        <w:t xml:space="preserve"> Rx</w:t>
      </w:r>
      <w:r w:rsidR="00E11A4C">
        <w:rPr>
          <w:rFonts w:eastAsia="Arial" w:cs="Arial"/>
          <w:lang w:val="en-GB"/>
        </w:rPr>
        <w:t>Risk</w:t>
      </w:r>
      <w:r w:rsidR="00292F74" w:rsidRPr="005A785E">
        <w:rPr>
          <w:rFonts w:eastAsia="Arial" w:cs="Arial"/>
          <w:lang w:val="en-GB"/>
        </w:rPr>
        <w:t xml:space="preserve">V did not perform as well as the CCI and </w:t>
      </w:r>
      <w:ins w:id="143" w:author="Nils Hailer" w:date="2016-11-28T11:22:00Z">
        <w:r w:rsidR="00EE2652">
          <w:rPr>
            <w:rFonts w:eastAsia="Arial" w:cs="Arial"/>
            <w:lang w:val="en-GB"/>
          </w:rPr>
          <w:t xml:space="preserve">the </w:t>
        </w:r>
      </w:ins>
      <w:r w:rsidR="00292F74" w:rsidRPr="005A785E">
        <w:rPr>
          <w:rFonts w:eastAsia="Arial" w:cs="Arial"/>
          <w:lang w:val="en-GB"/>
        </w:rPr>
        <w:t>Elixhauser Score</w:t>
      </w:r>
      <w:ins w:id="144" w:author="Nils Hailer" w:date="2016-11-28T11:21:00Z">
        <w:r w:rsidR="00B51057">
          <w:rPr>
            <w:rFonts w:eastAsia="Arial" w:cs="Arial"/>
            <w:lang w:val="en-GB"/>
          </w:rPr>
          <w:t>,</w:t>
        </w:r>
      </w:ins>
      <w:r w:rsidR="001715F9" w:rsidRPr="005A785E">
        <w:rPr>
          <w:rFonts w:eastAsia="Arial" w:cs="Arial"/>
          <w:lang w:val="en-GB"/>
        </w:rPr>
        <w:t xml:space="preserve"> and where the </w:t>
      </w:r>
      <w:r w:rsidR="0034101A" w:rsidRPr="005A785E">
        <w:rPr>
          <w:rFonts w:eastAsia="Arial" w:cs="Arial"/>
          <w:lang w:val="en-GB"/>
        </w:rPr>
        <w:t>c</w:t>
      </w:r>
      <w:r w:rsidR="001715F9" w:rsidRPr="005A785E">
        <w:rPr>
          <w:rFonts w:eastAsia="Arial" w:cs="Arial"/>
          <w:lang w:val="en-GB"/>
        </w:rPr>
        <w:t>-</w:t>
      </w:r>
      <w:r w:rsidR="00A46821" w:rsidRPr="00A46821">
        <w:rPr>
          <w:lang w:val="en-GB"/>
        </w:rPr>
        <w:t xml:space="preserve"> </w:t>
      </w:r>
      <w:r w:rsidR="00A46821">
        <w:rPr>
          <w:lang w:val="en-GB"/>
        </w:rPr>
        <w:t>statistic</w:t>
      </w:r>
      <w:ins w:id="145" w:author="Nils Hailer" w:date="2016-11-28T11:21:00Z">
        <w:r w:rsidR="00B51057">
          <w:rPr>
            <w:lang w:val="en-GB"/>
          </w:rPr>
          <w:t>s</w:t>
        </w:r>
      </w:ins>
      <w:r w:rsidR="00A46821" w:rsidRPr="005A785E">
        <w:rPr>
          <w:rFonts w:eastAsia="Arial" w:cs="Arial"/>
          <w:lang w:val="en-GB"/>
        </w:rPr>
        <w:t xml:space="preserve"> </w:t>
      </w:r>
      <w:ins w:id="146" w:author="Nils Hailer" w:date="2016-11-28T11:22:00Z">
        <w:r w:rsidR="00EE2652" w:rsidRPr="005A785E">
          <w:rPr>
            <w:rFonts w:eastAsia="Arial" w:cs="Arial"/>
            <w:lang w:val="en-GB"/>
          </w:rPr>
          <w:t xml:space="preserve">were </w:t>
        </w:r>
      </w:ins>
      <w:r w:rsidR="001715F9" w:rsidRPr="005A785E">
        <w:rPr>
          <w:rFonts w:eastAsia="Arial" w:cs="Arial"/>
          <w:lang w:val="en-GB"/>
        </w:rPr>
        <w:t xml:space="preserve">generally </w:t>
      </w:r>
      <w:del w:id="147" w:author="Nils Hailer" w:date="2016-11-28T11:22:00Z">
        <w:r w:rsidR="001715F9" w:rsidRPr="005A785E" w:rsidDel="00EE2652">
          <w:rPr>
            <w:rFonts w:eastAsia="Arial" w:cs="Arial"/>
            <w:lang w:val="en-GB"/>
          </w:rPr>
          <w:delText xml:space="preserve">were </w:delText>
        </w:r>
      </w:del>
      <w:r w:rsidR="001715F9" w:rsidRPr="005A785E">
        <w:rPr>
          <w:rFonts w:eastAsia="Arial" w:cs="Arial"/>
          <w:lang w:val="en-GB"/>
        </w:rPr>
        <w:t>higher than in our study</w:t>
      </w:r>
      <w:r w:rsidR="002C6448" w:rsidRPr="005A785E">
        <w:rPr>
          <w:rFonts w:eastAsia="Arial" w:cs="Arial"/>
          <w:lang w:val="en-GB"/>
        </w:rPr>
        <w:t>.</w:t>
      </w:r>
      <w:r w:rsidR="002C6448" w:rsidRPr="005A785E">
        <w:rPr>
          <w:rFonts w:eastAsia="Arial" w:cs="Arial"/>
          <w:lang w:val="en-GB"/>
        </w:rPr>
        <w:fldChar w:fldCharType="begin">
          <w:fldData xml:space="preserve">PEVuZE5vdGU+PENpdGU+PEF1dGhvcj5JbmFjaW88L0F1dGhvcj48WWVhcj4yMDE2PC9ZZWFyPjxS
ZWNOdW0+MTMyNDwvUmVjTnVtPjxEaXNwbGF5VGV4dD4oNSk8L0Rpc3BsYXlUZXh0PjxyZWNvcmQ+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AE5648">
        <w:rPr>
          <w:rFonts w:eastAsia="Arial" w:cs="Arial"/>
          <w:lang w:val="en-GB"/>
        </w:rPr>
        <w:instrText xml:space="preserve"> ADDIN EN.CITE </w:instrText>
      </w:r>
      <w:r w:rsidR="00AE5648">
        <w:rPr>
          <w:rFonts w:eastAsia="Arial" w:cs="Arial"/>
          <w:lang w:val="en-GB"/>
        </w:rPr>
        <w:fldChar w:fldCharType="begin">
          <w:fldData xml:space="preserve">PEVuZE5vdGU+PENpdGU+PEF1dGhvcj5JbmFjaW88L0F1dGhvcj48WWVhcj4yMDE2PC9ZZWFyPjxS
ZWNOdW0+MTMyNDwvUmVjTnVtPjxEaXNwbGF5VGV4dD4oNSk8L0Rpc3BsYXlUZXh0PjxyZWNvcmQ+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AE5648">
        <w:rPr>
          <w:rFonts w:eastAsia="Arial" w:cs="Arial"/>
          <w:lang w:val="en-GB"/>
        </w:rPr>
        <w:instrText xml:space="preserve"> ADDIN EN.CITE.DATA </w:instrText>
      </w:r>
      <w:r w:rsidR="00AE5648">
        <w:rPr>
          <w:rFonts w:eastAsia="Arial" w:cs="Arial"/>
          <w:lang w:val="en-GB"/>
        </w:rPr>
      </w:r>
      <w:r w:rsidR="00AE5648">
        <w:rPr>
          <w:rFonts w:eastAsia="Arial" w:cs="Arial"/>
          <w:lang w:val="en-GB"/>
        </w:rPr>
        <w:fldChar w:fldCharType="end"/>
      </w:r>
      <w:r w:rsidR="002C6448" w:rsidRPr="005A785E">
        <w:rPr>
          <w:rFonts w:eastAsia="Arial" w:cs="Arial"/>
          <w:lang w:val="en-GB"/>
        </w:rPr>
      </w:r>
      <w:r w:rsidR="002C6448" w:rsidRPr="005A785E">
        <w:rPr>
          <w:rFonts w:eastAsia="Arial" w:cs="Arial"/>
          <w:lang w:val="en-GB"/>
        </w:rPr>
        <w:fldChar w:fldCharType="separate"/>
      </w:r>
      <w:r w:rsidR="00AE5648">
        <w:rPr>
          <w:rFonts w:eastAsia="Arial" w:cs="Arial"/>
          <w:noProof/>
          <w:lang w:val="en-GB"/>
        </w:rPr>
        <w:t>(</w:t>
      </w:r>
      <w:hyperlink w:anchor="_ENREF_5" w:tooltip="Inacio, 2016 #1324" w:history="1">
        <w:r w:rsidR="002C400F">
          <w:rPr>
            <w:rFonts w:eastAsia="Arial" w:cs="Arial"/>
            <w:noProof/>
            <w:lang w:val="en-GB"/>
          </w:rPr>
          <w:t>5</w:t>
        </w:r>
      </w:hyperlink>
      <w:r w:rsidR="00AE5648">
        <w:rPr>
          <w:rFonts w:eastAsia="Arial" w:cs="Arial"/>
          <w:noProof/>
          <w:lang w:val="en-GB"/>
        </w:rPr>
        <w:t>)</w:t>
      </w:r>
      <w:r w:rsidR="002C6448" w:rsidRPr="005A785E">
        <w:rPr>
          <w:rFonts w:eastAsia="Arial" w:cs="Arial"/>
          <w:lang w:val="en-GB"/>
        </w:rPr>
        <w:fldChar w:fldCharType="end"/>
      </w:r>
      <w:r w:rsidR="006D4C99" w:rsidRPr="005A785E">
        <w:rPr>
          <w:rFonts w:eastAsia="Arial" w:cs="Arial"/>
          <w:lang w:val="en-GB"/>
        </w:rPr>
        <w:t xml:space="preserve"> </w:t>
      </w:r>
      <w:r w:rsidR="000026E1">
        <w:rPr>
          <w:rFonts w:eastAsia="Arial" w:cs="Arial"/>
          <w:lang w:val="en-GB"/>
        </w:rPr>
        <w:t>Such dissimilarities could be explained by the facts that o</w:t>
      </w:r>
      <w:r w:rsidR="00DB1553" w:rsidRPr="005A785E">
        <w:rPr>
          <w:rFonts w:eastAsia="Arial" w:cs="Arial"/>
          <w:lang w:val="en-GB"/>
        </w:rPr>
        <w:t>ur</w:t>
      </w:r>
      <w:r w:rsidR="006D4C99" w:rsidRPr="005A785E">
        <w:rPr>
          <w:rFonts w:eastAsia="Arial" w:cs="Arial"/>
          <w:lang w:val="en-GB"/>
        </w:rPr>
        <w:t xml:space="preserve"> study population </w:t>
      </w:r>
      <w:r w:rsidR="00DB1553" w:rsidRPr="005A785E">
        <w:rPr>
          <w:rFonts w:eastAsia="Arial" w:cs="Arial"/>
          <w:lang w:val="en-GB"/>
        </w:rPr>
        <w:t xml:space="preserve">was younger, </w:t>
      </w:r>
      <w:r w:rsidR="006D4C99" w:rsidRPr="005A785E">
        <w:rPr>
          <w:rFonts w:eastAsia="Arial" w:cs="Arial"/>
          <w:lang w:val="en-GB"/>
        </w:rPr>
        <w:t>included more women</w:t>
      </w:r>
      <w:r w:rsidR="00DB1553" w:rsidRPr="005A785E">
        <w:rPr>
          <w:rFonts w:eastAsia="Arial" w:cs="Arial"/>
          <w:lang w:val="en-GB"/>
        </w:rPr>
        <w:t>,</w:t>
      </w:r>
      <w:r w:rsidR="006D4C99" w:rsidRPr="005A785E">
        <w:rPr>
          <w:rFonts w:eastAsia="Arial" w:cs="Arial"/>
          <w:lang w:val="en-GB"/>
        </w:rPr>
        <w:t xml:space="preserve"> and </w:t>
      </w:r>
      <w:r w:rsidR="000026E1">
        <w:rPr>
          <w:rFonts w:eastAsia="Arial" w:cs="Arial"/>
          <w:lang w:val="en-GB"/>
        </w:rPr>
        <w:t xml:space="preserve">that </w:t>
      </w:r>
      <w:r w:rsidR="006D4C99" w:rsidRPr="005A785E">
        <w:rPr>
          <w:rFonts w:eastAsia="Arial" w:cs="Arial"/>
          <w:lang w:val="en-GB"/>
        </w:rPr>
        <w:t xml:space="preserve">we only included diagnoses and prescriptions registered one year prior to </w:t>
      </w:r>
      <w:r w:rsidR="00DB1553" w:rsidRPr="005A785E">
        <w:rPr>
          <w:rFonts w:eastAsia="Arial" w:cs="Arial"/>
          <w:lang w:val="en-GB"/>
        </w:rPr>
        <w:t>surgery.</w:t>
      </w:r>
      <w:r w:rsidR="001259B7" w:rsidRPr="005A785E">
        <w:rPr>
          <w:rFonts w:eastAsia="Arial" w:cs="Arial"/>
          <w:lang w:val="en-GB"/>
        </w:rPr>
        <w:t xml:space="preserve"> </w:t>
      </w:r>
      <w:r w:rsidR="005A785E" w:rsidRPr="005A785E">
        <w:rPr>
          <w:lang w:val="en-GB"/>
        </w:rPr>
        <w:t>Overall</w:t>
      </w:r>
      <w:r w:rsidR="000026E1">
        <w:rPr>
          <w:lang w:val="en-GB"/>
        </w:rPr>
        <w:t>,</w:t>
      </w:r>
      <w:r w:rsidR="005A785E" w:rsidRPr="005A785E">
        <w:rPr>
          <w:lang w:val="en-GB"/>
        </w:rPr>
        <w:t xml:space="preserve"> the predictive strength of </w:t>
      </w:r>
      <w:r w:rsidR="000026E1">
        <w:rPr>
          <w:lang w:val="en-GB"/>
        </w:rPr>
        <w:t xml:space="preserve">all investigated </w:t>
      </w:r>
      <w:r w:rsidR="005A785E" w:rsidRPr="005A785E">
        <w:rPr>
          <w:lang w:val="en-GB"/>
        </w:rPr>
        <w:t>diagnose</w:t>
      </w:r>
      <w:r w:rsidR="005A785E">
        <w:rPr>
          <w:lang w:val="en-GB"/>
        </w:rPr>
        <w:t xml:space="preserve">- </w:t>
      </w:r>
      <w:r w:rsidR="000026E1">
        <w:rPr>
          <w:lang w:val="en-GB"/>
        </w:rPr>
        <w:t xml:space="preserve">or </w:t>
      </w:r>
      <w:r w:rsidR="005A785E">
        <w:rPr>
          <w:lang w:val="en-GB"/>
        </w:rPr>
        <w:t>prescription-</w:t>
      </w:r>
      <w:r w:rsidR="005A785E" w:rsidRPr="005A785E">
        <w:rPr>
          <w:lang w:val="en-GB"/>
        </w:rPr>
        <w:t xml:space="preserve">based </w:t>
      </w:r>
      <w:r w:rsidR="000026E1">
        <w:rPr>
          <w:lang w:val="en-GB"/>
        </w:rPr>
        <w:t xml:space="preserve">comorbidity </w:t>
      </w:r>
      <w:r w:rsidR="000026E1" w:rsidRPr="005A785E">
        <w:rPr>
          <w:lang w:val="en-GB"/>
        </w:rPr>
        <w:t>measure</w:t>
      </w:r>
      <w:r w:rsidR="000026E1">
        <w:rPr>
          <w:lang w:val="en-GB"/>
        </w:rPr>
        <w:t>s</w:t>
      </w:r>
      <w:r w:rsidR="000026E1" w:rsidRPr="005A785E">
        <w:rPr>
          <w:lang w:val="en-GB"/>
        </w:rPr>
        <w:t xml:space="preserve"> </w:t>
      </w:r>
      <w:r w:rsidR="005A785E" w:rsidRPr="005A785E">
        <w:rPr>
          <w:lang w:val="en-GB"/>
        </w:rPr>
        <w:t xml:space="preserve">was better than the included dimensions </w:t>
      </w:r>
      <w:r w:rsidR="000026E1">
        <w:rPr>
          <w:lang w:val="en-GB"/>
        </w:rPr>
        <w:t xml:space="preserve">investigated </w:t>
      </w:r>
      <w:r w:rsidR="005A785E" w:rsidRPr="005A785E">
        <w:rPr>
          <w:lang w:val="en-GB"/>
        </w:rPr>
        <w:t xml:space="preserve">separately. </w:t>
      </w:r>
      <w:r w:rsidR="000026E1">
        <w:rPr>
          <w:lang w:val="en-GB"/>
        </w:rPr>
        <w:t>To put it differently, in terms of predicting mortality, each comorbidity measure was an improvement over the separate items included in each measure.</w:t>
      </w:r>
    </w:p>
    <w:p w14:paraId="0709BD6E" w14:textId="438056A8" w:rsidR="005C61A7" w:rsidRPr="005A785E" w:rsidRDefault="00E11B01" w:rsidP="005C61A7">
      <w:pPr>
        <w:spacing w:line="480" w:lineRule="auto"/>
        <w:rPr>
          <w:lang w:val="en-GB"/>
        </w:rPr>
      </w:pPr>
      <w:r w:rsidRPr="005A785E">
        <w:rPr>
          <w:rFonts w:eastAsia="Arial" w:cs="Arial"/>
          <w:lang w:val="en-GB"/>
        </w:rPr>
        <w:t xml:space="preserve">We </w:t>
      </w:r>
      <w:r w:rsidR="00DB1553" w:rsidRPr="005A785E">
        <w:rPr>
          <w:rFonts w:eastAsia="Arial" w:cs="Arial"/>
          <w:lang w:val="en-GB"/>
        </w:rPr>
        <w:t xml:space="preserve">also </w:t>
      </w:r>
      <w:r w:rsidRPr="005A785E">
        <w:rPr>
          <w:rFonts w:eastAsia="Arial" w:cs="Arial"/>
          <w:lang w:val="en-GB"/>
        </w:rPr>
        <w:t>found that</w:t>
      </w:r>
      <w:r w:rsidR="009F41EC" w:rsidRPr="005A785E">
        <w:rPr>
          <w:rFonts w:eastAsia="Arial" w:cs="Arial"/>
          <w:lang w:val="en-GB"/>
        </w:rPr>
        <w:t xml:space="preserve"> </w:t>
      </w:r>
      <w:r w:rsidR="000026E1">
        <w:rPr>
          <w:rFonts w:eastAsia="Arial" w:cs="Arial"/>
          <w:lang w:val="en-GB"/>
        </w:rPr>
        <w:t xml:space="preserve">the </w:t>
      </w:r>
      <w:r w:rsidR="009F41EC" w:rsidRPr="005A785E">
        <w:rPr>
          <w:rFonts w:eastAsia="Arial" w:cs="Arial"/>
          <w:lang w:val="en-GB"/>
        </w:rPr>
        <w:t>ASA</w:t>
      </w:r>
      <w:r w:rsidR="00DB1553" w:rsidRPr="005A785E">
        <w:rPr>
          <w:rFonts w:eastAsia="Arial" w:cs="Arial"/>
          <w:lang w:val="en-GB"/>
        </w:rPr>
        <w:t xml:space="preserve"> </w:t>
      </w:r>
      <w:r w:rsidR="000026E1">
        <w:rPr>
          <w:rFonts w:eastAsia="Arial" w:cs="Arial"/>
          <w:lang w:val="en-GB"/>
        </w:rPr>
        <w:t xml:space="preserve">classification was better at predicting both </w:t>
      </w:r>
      <w:r w:rsidR="000026E1" w:rsidRPr="005A785E">
        <w:rPr>
          <w:rFonts w:eastAsia="Arial" w:cs="Arial"/>
          <w:lang w:val="en-GB"/>
        </w:rPr>
        <w:t xml:space="preserve">90-day </w:t>
      </w:r>
      <w:r w:rsidR="000026E1">
        <w:rPr>
          <w:rFonts w:eastAsia="Arial" w:cs="Arial"/>
          <w:lang w:val="en-GB"/>
        </w:rPr>
        <w:t xml:space="preserve">and one-year </w:t>
      </w:r>
      <w:r w:rsidR="000026E1" w:rsidRPr="005A785E">
        <w:rPr>
          <w:rFonts w:eastAsia="Arial" w:cs="Arial"/>
          <w:lang w:val="en-GB"/>
        </w:rPr>
        <w:t xml:space="preserve">mortality </w:t>
      </w:r>
      <w:r w:rsidR="005C61A7" w:rsidRPr="005A785E">
        <w:rPr>
          <w:rFonts w:eastAsia="Arial" w:cs="Arial"/>
          <w:lang w:val="en-GB"/>
        </w:rPr>
        <w:t xml:space="preserve">than </w:t>
      </w:r>
      <w:r w:rsidR="005C61A7" w:rsidRPr="005A785E">
        <w:rPr>
          <w:lang w:val="en-GB"/>
        </w:rPr>
        <w:t>the more complex coding algorithms</w:t>
      </w:r>
      <w:r w:rsidR="000026E1">
        <w:rPr>
          <w:lang w:val="en-GB"/>
        </w:rPr>
        <w:t>,</w:t>
      </w:r>
      <w:r w:rsidR="005C61A7" w:rsidRPr="005A785E">
        <w:rPr>
          <w:rFonts w:eastAsia="Arial" w:cs="Arial"/>
          <w:lang w:val="en-GB"/>
        </w:rPr>
        <w:t xml:space="preserve"> with a c-</w:t>
      </w:r>
      <w:r w:rsidR="00A46821" w:rsidRPr="00A46821">
        <w:rPr>
          <w:lang w:val="en-GB"/>
        </w:rPr>
        <w:t xml:space="preserve"> </w:t>
      </w:r>
      <w:r w:rsidR="00A46821">
        <w:rPr>
          <w:lang w:val="en-GB"/>
        </w:rPr>
        <w:t>statistic</w:t>
      </w:r>
      <w:r w:rsidR="005C61A7" w:rsidRPr="005A785E">
        <w:rPr>
          <w:rFonts w:eastAsia="Arial" w:cs="Arial"/>
          <w:lang w:val="en-GB"/>
        </w:rPr>
        <w:t xml:space="preserve"> of 0.70</w:t>
      </w:r>
      <w:r w:rsidR="000026E1">
        <w:rPr>
          <w:rFonts w:eastAsia="Arial" w:cs="Arial"/>
          <w:lang w:val="en-GB"/>
        </w:rPr>
        <w:t>.</w:t>
      </w:r>
      <w:r w:rsidR="005C61A7" w:rsidRPr="005A785E">
        <w:rPr>
          <w:rFonts w:eastAsia="Arial" w:cs="Arial"/>
          <w:lang w:val="en-GB"/>
        </w:rPr>
        <w:t xml:space="preserve"> </w:t>
      </w:r>
      <w:r w:rsidR="000026E1">
        <w:rPr>
          <w:rFonts w:eastAsia="Arial" w:cs="Arial"/>
          <w:lang w:val="en-GB"/>
        </w:rPr>
        <w:t xml:space="preserve">The </w:t>
      </w:r>
      <w:r w:rsidR="00615C07" w:rsidRPr="005A785E">
        <w:rPr>
          <w:rFonts w:eastAsia="Arial" w:cs="Arial"/>
          <w:lang w:val="en-GB"/>
        </w:rPr>
        <w:t xml:space="preserve">ASA </w:t>
      </w:r>
      <w:r w:rsidR="000026E1">
        <w:rPr>
          <w:rFonts w:eastAsia="Arial" w:cs="Arial"/>
          <w:lang w:val="en-GB"/>
        </w:rPr>
        <w:t xml:space="preserve">classification </w:t>
      </w:r>
      <w:r w:rsidR="00615C07" w:rsidRPr="005A785E">
        <w:rPr>
          <w:rFonts w:eastAsia="Arial" w:cs="Arial"/>
          <w:lang w:val="en-GB"/>
        </w:rPr>
        <w:t>has been repeatedly compared to</w:t>
      </w:r>
      <w:r w:rsidR="000026E1">
        <w:rPr>
          <w:rFonts w:eastAsia="Arial" w:cs="Arial"/>
          <w:lang w:val="en-GB"/>
        </w:rPr>
        <w:t xml:space="preserve"> the</w:t>
      </w:r>
      <w:r w:rsidR="00615C07" w:rsidRPr="005A785E">
        <w:rPr>
          <w:rFonts w:eastAsia="Arial" w:cs="Arial"/>
          <w:lang w:val="en-GB"/>
        </w:rPr>
        <w:t xml:space="preserve"> CCI</w:t>
      </w:r>
      <w:r w:rsidR="000026E1">
        <w:rPr>
          <w:rFonts w:eastAsia="Arial" w:cs="Arial"/>
          <w:lang w:val="en-GB"/>
        </w:rPr>
        <w:t>,</w:t>
      </w:r>
      <w:r w:rsidR="00615C07" w:rsidRPr="005A785E">
        <w:rPr>
          <w:rFonts w:eastAsia="Arial" w:cs="Arial"/>
          <w:lang w:val="en-GB"/>
        </w:rPr>
        <w:t xml:space="preserve"> but no consensus as to which one is superior has been reached</w:t>
      </w:r>
      <w:r w:rsidR="000026E1">
        <w:rPr>
          <w:rFonts w:eastAsia="Arial" w:cs="Arial"/>
          <w:lang w:val="en-GB"/>
        </w:rPr>
        <w:t>,</w:t>
      </w:r>
      <w:r w:rsidR="00615C07" w:rsidRPr="005A785E">
        <w:rPr>
          <w:rFonts w:eastAsia="Arial" w:cs="Arial"/>
          <w:lang w:val="en-GB"/>
        </w:rPr>
        <w:t xml:space="preserve"> and, to our knowledge, </w:t>
      </w:r>
      <w:r w:rsidR="000026E1">
        <w:rPr>
          <w:rFonts w:eastAsia="Arial" w:cs="Arial"/>
          <w:lang w:val="en-GB"/>
        </w:rPr>
        <w:t xml:space="preserve">such comparisons have not been performed on </w:t>
      </w:r>
      <w:r w:rsidR="00615C07" w:rsidRPr="005A785E">
        <w:rPr>
          <w:rFonts w:eastAsia="Arial" w:cs="Arial"/>
          <w:lang w:val="en-GB"/>
        </w:rPr>
        <w:t>THA population.</w:t>
      </w:r>
      <w:r w:rsidR="00615C07" w:rsidRPr="005A785E">
        <w:rPr>
          <w:rFonts w:eastAsia="Arial" w:cs="Arial"/>
          <w:lang w:val="en-GB"/>
        </w:rPr>
        <w:fldChar w:fldCharType="begin">
          <w:fldData xml:space="preserve">PEVuZE5vdGU+PENpdGU+PEF1dGhvcj5XaGl0bW9yZTwvQXV0aG9yPjxZZWFyPjIwMTQ8L1llYXI+
PFJlY051bT4xMzQ5PC9SZWNOdW0+PERpc3BsYXlUZXh0PigyNSwgMjYpPC9EaXNwbGF5VGV4dD48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835723">
        <w:rPr>
          <w:rFonts w:eastAsia="Arial" w:cs="Arial"/>
          <w:lang w:val="en-GB"/>
        </w:rPr>
        <w:instrText xml:space="preserve"> ADDIN EN.CITE </w:instrText>
      </w:r>
      <w:r w:rsidR="00835723">
        <w:rPr>
          <w:rFonts w:eastAsia="Arial" w:cs="Arial"/>
          <w:lang w:val="en-GB"/>
        </w:rPr>
        <w:fldChar w:fldCharType="begin">
          <w:fldData xml:space="preserve">PEVuZE5vdGU+PENpdGU+PEF1dGhvcj5XaGl0bW9yZTwvQXV0aG9yPjxZZWFyPjIwMTQ8L1llYXI+
PFJlY051bT4xMzQ5PC9SZWNOdW0+PERpc3BsYXlUZXh0PigyNSwgMjYpPC9EaXNwbGF5VGV4dD48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835723">
        <w:rPr>
          <w:rFonts w:eastAsia="Arial" w:cs="Arial"/>
          <w:lang w:val="en-GB"/>
        </w:rPr>
        <w:instrText xml:space="preserve"> ADDIN EN.CITE.DATA </w:instrText>
      </w:r>
      <w:r w:rsidR="00835723">
        <w:rPr>
          <w:rFonts w:eastAsia="Arial" w:cs="Arial"/>
          <w:lang w:val="en-GB"/>
        </w:rPr>
      </w:r>
      <w:r w:rsidR="00835723">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835723">
        <w:rPr>
          <w:rFonts w:eastAsia="Arial" w:cs="Arial"/>
          <w:noProof/>
          <w:lang w:val="en-GB"/>
        </w:rPr>
        <w:t>(</w:t>
      </w:r>
      <w:hyperlink w:anchor="_ENREF_25" w:tooltip="Kork, 2015 #1350" w:history="1">
        <w:r w:rsidR="002C400F">
          <w:rPr>
            <w:rFonts w:eastAsia="Arial" w:cs="Arial"/>
            <w:noProof/>
            <w:lang w:val="en-GB"/>
          </w:rPr>
          <w:t>25</w:t>
        </w:r>
      </w:hyperlink>
      <w:r w:rsidR="00835723">
        <w:rPr>
          <w:rFonts w:eastAsia="Arial" w:cs="Arial"/>
          <w:noProof/>
          <w:lang w:val="en-GB"/>
        </w:rPr>
        <w:t xml:space="preserve">, </w:t>
      </w:r>
      <w:hyperlink w:anchor="_ENREF_26" w:tooltip="Whitmore, 2014 #1349" w:history="1">
        <w:r w:rsidR="002C400F">
          <w:rPr>
            <w:rFonts w:eastAsia="Arial" w:cs="Arial"/>
            <w:noProof/>
            <w:lang w:val="en-GB"/>
          </w:rPr>
          <w:t>26</w:t>
        </w:r>
      </w:hyperlink>
      <w:r w:rsidR="00835723">
        <w:rPr>
          <w:rFonts w:eastAsia="Arial" w:cs="Arial"/>
          <w:noProof/>
          <w:lang w:val="en-GB"/>
        </w:rPr>
        <w:t>)</w:t>
      </w:r>
      <w:r w:rsidR="00615C07" w:rsidRPr="005A785E">
        <w:rPr>
          <w:rFonts w:eastAsia="Arial" w:cs="Arial"/>
          <w:lang w:val="en-GB"/>
        </w:rPr>
        <w:fldChar w:fldCharType="end"/>
      </w:r>
      <w:r w:rsidR="00713449" w:rsidRPr="005A785E">
        <w:rPr>
          <w:lang w:val="en-GB"/>
        </w:rPr>
        <w:t xml:space="preserve"> Individuals with an ASA </w:t>
      </w:r>
      <w:r w:rsidR="00EC3BEF">
        <w:rPr>
          <w:lang w:val="en-GB"/>
        </w:rPr>
        <w:t>grade</w:t>
      </w:r>
      <w:commentRangeStart w:id="148"/>
      <w:r w:rsidR="00713449" w:rsidRPr="005A785E">
        <w:rPr>
          <w:lang w:val="en-GB"/>
        </w:rPr>
        <w:t xml:space="preserve"> </w:t>
      </w:r>
      <w:commentRangeEnd w:id="148"/>
      <w:r w:rsidR="009361F9">
        <w:rPr>
          <w:rStyle w:val="Kommentarsreferens"/>
          <w:lang w:eastAsia="ja-JP"/>
        </w:rPr>
        <w:commentReference w:id="148"/>
      </w:r>
      <w:r w:rsidR="00713449" w:rsidRPr="005A785E">
        <w:rPr>
          <w:lang w:val="en-GB"/>
        </w:rPr>
        <w:t xml:space="preserve">of 4 to 6 were excluded </w:t>
      </w:r>
      <w:r w:rsidR="009361F9">
        <w:rPr>
          <w:lang w:val="en-GB"/>
        </w:rPr>
        <w:t>from</w:t>
      </w:r>
      <w:r w:rsidR="009361F9" w:rsidRPr="005A785E">
        <w:rPr>
          <w:lang w:val="en-GB"/>
        </w:rPr>
        <w:t xml:space="preserve"> </w:t>
      </w:r>
      <w:r w:rsidR="00713449" w:rsidRPr="005A785E">
        <w:rPr>
          <w:lang w:val="en-GB"/>
        </w:rPr>
        <w:t xml:space="preserve">our study since those </w:t>
      </w:r>
      <w:r w:rsidR="00185AF0">
        <w:rPr>
          <w:lang w:val="en-GB"/>
        </w:rPr>
        <w:t>categories</w:t>
      </w:r>
      <w:r w:rsidR="00185AF0" w:rsidRPr="005A785E">
        <w:rPr>
          <w:lang w:val="en-GB"/>
        </w:rPr>
        <w:t xml:space="preserve"> </w:t>
      </w:r>
      <w:r w:rsidR="00713449" w:rsidRPr="005A785E">
        <w:rPr>
          <w:lang w:val="en-GB"/>
        </w:rPr>
        <w:t xml:space="preserve">describe </w:t>
      </w:r>
      <w:r w:rsidR="00713449" w:rsidRPr="005A785E">
        <w:rPr>
          <w:rFonts w:cs="Helvetica"/>
          <w:color w:val="1C1C1C"/>
          <w:lang w:val="en-GB"/>
        </w:rPr>
        <w:t>severe disease</w:t>
      </w:r>
      <w:r w:rsidR="00185AF0">
        <w:rPr>
          <w:rFonts w:cs="Helvetica"/>
          <w:color w:val="1C1C1C"/>
          <w:lang w:val="en-GB"/>
        </w:rPr>
        <w:t>,</w:t>
      </w:r>
      <w:r w:rsidR="00713449" w:rsidRPr="005A785E">
        <w:rPr>
          <w:rFonts w:cs="Helvetica"/>
          <w:color w:val="1C1C1C"/>
          <w:lang w:val="en-GB"/>
        </w:rPr>
        <w:t xml:space="preserve"> </w:t>
      </w:r>
      <w:r w:rsidR="00713449" w:rsidRPr="005A785E">
        <w:rPr>
          <w:lang w:val="en-GB"/>
        </w:rPr>
        <w:t xml:space="preserve">moribund </w:t>
      </w:r>
      <w:r w:rsidR="00185AF0">
        <w:rPr>
          <w:lang w:val="en-GB"/>
        </w:rPr>
        <w:t xml:space="preserve">and </w:t>
      </w:r>
      <w:r w:rsidR="00713449" w:rsidRPr="005A785E">
        <w:rPr>
          <w:lang w:val="en-GB"/>
        </w:rPr>
        <w:t>brain-dead individuals</w:t>
      </w:r>
      <w:r w:rsidR="00185AF0">
        <w:rPr>
          <w:lang w:val="en-GB"/>
        </w:rPr>
        <w:t>, and it can be questioned whether the classification is correct, and — if it is — whether these patients should ever have received a THA</w:t>
      </w:r>
      <w:r w:rsidR="00713449" w:rsidRPr="005A785E">
        <w:rPr>
          <w:lang w:val="en-GB"/>
        </w:rPr>
        <w:t xml:space="preserve">. </w:t>
      </w:r>
      <w:r w:rsidR="00185AF0">
        <w:rPr>
          <w:lang w:val="en-GB"/>
        </w:rPr>
        <w:t xml:space="preserve">We thus excluded </w:t>
      </w:r>
      <w:r w:rsidR="00E25541" w:rsidRPr="005A785E">
        <w:rPr>
          <w:lang w:val="en-GB"/>
        </w:rPr>
        <w:t xml:space="preserve">this </w:t>
      </w:r>
      <w:r w:rsidR="00185AF0">
        <w:rPr>
          <w:lang w:val="en-GB"/>
        </w:rPr>
        <w:t xml:space="preserve">very small </w:t>
      </w:r>
      <w:r w:rsidR="00E25541" w:rsidRPr="005A785E">
        <w:rPr>
          <w:lang w:val="en-GB"/>
        </w:rPr>
        <w:t>group</w:t>
      </w:r>
      <w:r w:rsidR="002C21B6">
        <w:rPr>
          <w:lang w:val="en-GB"/>
        </w:rPr>
        <w:t>.</w:t>
      </w:r>
    </w:p>
    <w:p w14:paraId="05E876A4" w14:textId="340BD589" w:rsidR="00615C07" w:rsidRPr="005A785E" w:rsidRDefault="00F71876" w:rsidP="00615C07">
      <w:pPr>
        <w:spacing w:line="480" w:lineRule="auto"/>
        <w:rPr>
          <w:rFonts w:eastAsia="Arial" w:cs="Arial"/>
          <w:lang w:val="en-GB"/>
        </w:rPr>
      </w:pPr>
      <w:del w:id="149" w:author="Nils Hailer" w:date="2016-11-28T14:05:00Z">
        <w:r w:rsidDel="001D2675">
          <w:rPr>
            <w:rFonts w:eastAsia="Arial" w:cs="Arial"/>
            <w:lang w:val="en-GB"/>
          </w:rPr>
          <w:delText>Excess body weight</w:delText>
        </w:r>
      </w:del>
      <w:ins w:id="150" w:author="Nils Hailer" w:date="2016-11-28T14:05:00Z">
        <w:r w:rsidR="001D2675">
          <w:rPr>
            <w:rFonts w:eastAsia="Arial" w:cs="Arial"/>
            <w:lang w:val="en-GB"/>
          </w:rPr>
          <w:t>Obesity</w:t>
        </w:r>
      </w:ins>
      <w:r>
        <w:rPr>
          <w:rFonts w:eastAsia="Arial" w:cs="Arial"/>
          <w:lang w:val="en-GB"/>
        </w:rPr>
        <w:t xml:space="preserve"> </w:t>
      </w:r>
      <w:del w:id="151" w:author="Nils Hailer" w:date="2016-11-28T14:06:00Z">
        <w:r w:rsidDel="001D2675">
          <w:rPr>
            <w:rFonts w:eastAsia="Arial" w:cs="Arial"/>
            <w:lang w:val="en-GB"/>
          </w:rPr>
          <w:delText>(measured by BMI)</w:delText>
        </w:r>
        <w:r w:rsidR="00615C07" w:rsidRPr="005A785E" w:rsidDel="001D2675">
          <w:rPr>
            <w:rFonts w:eastAsia="Arial" w:cs="Arial"/>
            <w:lang w:val="en-GB"/>
          </w:rPr>
          <w:delText xml:space="preserve"> </w:delText>
        </w:r>
      </w:del>
      <w:r w:rsidR="00615C07" w:rsidRPr="005A785E">
        <w:rPr>
          <w:rFonts w:eastAsia="Arial" w:cs="Arial"/>
          <w:lang w:val="en-GB"/>
        </w:rPr>
        <w:t xml:space="preserve">is generally known to be associated with a higher risk of </w:t>
      </w:r>
      <w:commentRangeStart w:id="152"/>
      <w:r w:rsidR="00615C07" w:rsidRPr="005A785E">
        <w:rPr>
          <w:rFonts w:eastAsia="Arial" w:cs="Arial"/>
          <w:lang w:val="en-GB"/>
        </w:rPr>
        <w:t>morbidity</w:t>
      </w:r>
      <w:commentRangeEnd w:id="152"/>
      <w:r w:rsidR="00185AF0">
        <w:rPr>
          <w:rStyle w:val="Kommentarsreferens"/>
          <w:lang w:eastAsia="ja-JP"/>
        </w:rPr>
        <w:commentReference w:id="152"/>
      </w:r>
      <w:r>
        <w:rPr>
          <w:rFonts w:eastAsia="Arial" w:cs="Arial"/>
          <w:lang w:val="en-GB"/>
        </w:rPr>
        <w:t xml:space="preserve"> and all-cause mortality</w:t>
      </w:r>
      <w:r w:rsidR="00615C07" w:rsidRPr="005A785E">
        <w:rPr>
          <w:rFonts w:eastAsia="Arial" w:cs="Arial"/>
          <w:lang w:val="en-GB"/>
        </w:rPr>
        <w:t xml:space="preserve">. </w:t>
      </w:r>
      <w:r w:rsidR="00615C07" w:rsidRPr="005A785E">
        <w:rPr>
          <w:rFonts w:eastAsia="Arial" w:cs="Arial"/>
          <w:lang w:val="en-GB"/>
        </w:rPr>
        <w:fldChar w:fldCharType="begin"/>
      </w:r>
      <w:r w:rsidR="00835723">
        <w:rPr>
          <w:rFonts w:eastAsia="Arial" w:cs="Arial"/>
          <w:lang w:val="en-GB"/>
        </w:rPr>
        <w:instrText xml:space="preserve"> ADDIN EN.CITE &lt;EndNote&gt;&lt;Cite&gt;&lt;Author&gt;Must&lt;/Author&gt;&lt;Year&gt;2000&lt;/Year&gt;&lt;RecNum&gt;1360&lt;/RecNum&gt;&lt;DisplayText&gt;(30)&lt;/DisplayText&gt;&lt;record&gt;&lt;rec-number&gt;1360&lt;/rec-number&gt;&lt;foreign-keys&gt;&lt;key app="EN" db-id="ewta200xk99rtmefz2kvtzshf0adzttzzex9"&gt;1360&lt;/key&gt;&lt;/foreign-keys&gt;&lt;ref-type name="Book Section"&gt;5&lt;/ref-type&gt;&lt;contributors&gt;&lt;authors&gt;&lt;author&gt;Must, A.&lt;/author&gt;&lt;author&gt;McKeown, N. M.&lt;/author&gt;&lt;/authors&gt;&lt;secondary-authors&gt;&lt;author&gt;De Groot, L. J.&lt;/author&gt;&lt;author&gt;Beck-Peccoz, P.&lt;/author&gt;&lt;author&gt;Chrousos, G.&lt;/author&gt;&lt;author&gt;Dungan, K.&lt;/author&gt;&lt;author&gt;Grossman, A.&lt;/author&gt;&lt;author&gt;Hershman, J. M.&lt;/author&gt;&lt;author&gt;Koch, C.&lt;/author&gt;&lt;author&gt;McLachlan, R.&lt;/author&gt;&lt;author&gt;New, M.&lt;/author&gt;&lt;author&gt;Rebar, R.&lt;/author&gt;&lt;author&gt;Singer, F.&lt;/author&gt;&lt;author&gt;Vinik, A.&lt;/author&gt;&lt;author&gt;Weickert, M. O.&lt;/author&gt;&lt;/secondary-authors&gt;&lt;/contributors&gt;&lt;titles&gt;&lt;title&gt;The Disease Burden Associated with Overweight and Obesity&lt;/title&gt;&lt;secondary-title&gt;Endotext&lt;/secondary-title&gt;&lt;/titles&gt;&lt;dates&gt;&lt;year&gt;2000&lt;/year&gt;&lt;/dates&gt;&lt;pub-location&gt;South Dartmouth (MA)&lt;/pub-location&gt;&lt;accession-num&gt;25905320&lt;/accession-num&gt;&lt;urls&gt;&lt;related-urls&gt;&lt;url&gt;http://www.ncbi.nlm.nih.gov/pubmed/25905320&lt;/url&gt;&lt;/related-urls&gt;&lt;/urls&gt;&lt;language&gt;eng&lt;/language&gt;&lt;/record&gt;&lt;/Cite&gt;&lt;/EndNote&gt;</w:instrText>
      </w:r>
      <w:r w:rsidR="00615C07" w:rsidRPr="005A785E">
        <w:rPr>
          <w:rFonts w:eastAsia="Arial" w:cs="Arial"/>
          <w:lang w:val="en-GB"/>
        </w:rPr>
        <w:fldChar w:fldCharType="separate"/>
      </w:r>
      <w:r w:rsidR="00835723">
        <w:rPr>
          <w:rFonts w:eastAsia="Arial" w:cs="Arial"/>
          <w:noProof/>
          <w:lang w:val="en-GB"/>
        </w:rPr>
        <w:t>(</w:t>
      </w:r>
      <w:hyperlink w:anchor="_ENREF_30" w:tooltip="Must, 2000 #1360" w:history="1">
        <w:r w:rsidR="002C400F">
          <w:rPr>
            <w:rFonts w:eastAsia="Arial" w:cs="Arial"/>
            <w:noProof/>
            <w:lang w:val="en-GB"/>
          </w:rPr>
          <w:t>30</w:t>
        </w:r>
      </w:hyperlink>
      <w:r w:rsidR="00835723">
        <w:rPr>
          <w:rFonts w:eastAsia="Arial" w:cs="Arial"/>
          <w:noProof/>
          <w:lang w:val="en-GB"/>
        </w:rPr>
        <w:t>)</w:t>
      </w:r>
      <w:r w:rsidR="00615C07" w:rsidRPr="005A785E">
        <w:rPr>
          <w:rFonts w:eastAsia="Arial" w:cs="Arial"/>
          <w:lang w:val="en-GB"/>
        </w:rPr>
        <w:fldChar w:fldCharType="end"/>
      </w:r>
      <w:r w:rsidR="00185AF0">
        <w:rPr>
          <w:rFonts w:eastAsia="Arial" w:cs="Arial"/>
          <w:lang w:val="en-GB"/>
        </w:rPr>
        <w:t xml:space="preserve"> </w:t>
      </w:r>
      <w:r w:rsidR="00615C07" w:rsidRPr="005A785E">
        <w:rPr>
          <w:rFonts w:eastAsia="Arial" w:cs="Arial"/>
          <w:lang w:val="en-GB"/>
        </w:rPr>
        <w:t xml:space="preserve">However, previous studies on primary THA cohorts have not </w:t>
      </w:r>
      <w:del w:id="153" w:author="Nils Hailer" w:date="2016-11-28T14:06:00Z">
        <w:r w:rsidR="00615C07" w:rsidRPr="005A785E" w:rsidDel="001D2675">
          <w:rPr>
            <w:rFonts w:eastAsia="Arial" w:cs="Arial"/>
            <w:lang w:val="en-GB"/>
          </w:rPr>
          <w:delText xml:space="preserve">been able to show </w:delText>
        </w:r>
      </w:del>
      <w:ins w:id="154" w:author="Nils Hailer" w:date="2016-11-28T14:06:00Z">
        <w:r w:rsidR="001D2675">
          <w:rPr>
            <w:rFonts w:eastAsia="Arial" w:cs="Arial"/>
            <w:lang w:val="en-GB"/>
          </w:rPr>
          <w:t xml:space="preserve">indicated </w:t>
        </w:r>
      </w:ins>
      <w:r w:rsidR="00615C07" w:rsidRPr="005A785E">
        <w:rPr>
          <w:rFonts w:eastAsia="Arial" w:cs="Arial"/>
          <w:lang w:val="en-GB"/>
        </w:rPr>
        <w:t>a higher risk of mortality in obese patients, a result that is confirmed in our study</w:t>
      </w:r>
      <w:del w:id="155" w:author="Nils Hailer" w:date="2016-11-28T14:06:00Z">
        <w:r w:rsidR="00E25541" w:rsidDel="001D2675">
          <w:rPr>
            <w:rFonts w:eastAsia="Arial" w:cs="Arial"/>
            <w:lang w:val="en-GB"/>
          </w:rPr>
          <w:delText>.</w:delText>
        </w:r>
      </w:del>
      <w:r w:rsidR="00E25541">
        <w:rPr>
          <w:rFonts w:eastAsia="Arial" w:cs="Arial"/>
          <w:lang w:val="en-GB"/>
        </w:rPr>
        <w:t xml:space="preserve"> (</w:t>
      </w:r>
      <w:r w:rsidR="00615C07" w:rsidRPr="005A785E">
        <w:rPr>
          <w:rFonts w:eastAsia="Arial" w:cs="Arial"/>
          <w:lang w:val="en-GB"/>
        </w:rPr>
        <w:t>Supplementary Table 1)</w:t>
      </w:r>
      <w:ins w:id="156" w:author="Nils Hailer" w:date="2016-11-28T14:06:00Z">
        <w:r w:rsidR="001D2675">
          <w:rPr>
            <w:rFonts w:eastAsia="Arial" w:cs="Arial"/>
            <w:lang w:val="en-GB"/>
          </w:rPr>
          <w:t>.</w:t>
        </w:r>
      </w:ins>
      <w:r w:rsidR="00615C07" w:rsidRPr="005A785E">
        <w:rPr>
          <w:rFonts w:eastAsia="Arial" w:cs="Arial"/>
          <w:lang w:val="en-GB"/>
        </w:rPr>
        <w:fldChar w:fldCharType="begin">
          <w:fldData xml:space="preserve">PEVuZE5vdGU+PENpdGU+PEF1dGhvcj5XYWxsYWNlPC9BdXRob3I+PFllYXI+MjAxNDwvWWVhcj48
UmVjTnVtPjEzNTI8L1JlY051bT48RGlzcGxheVRleHQ+KDMxKTwvRGlzcGxheVRleHQ+PHJlY29y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835723">
        <w:rPr>
          <w:rFonts w:eastAsia="Arial" w:cs="Arial"/>
          <w:lang w:val="en-GB"/>
        </w:rPr>
        <w:instrText xml:space="preserve"> ADDIN EN.CITE </w:instrText>
      </w:r>
      <w:r w:rsidR="00835723">
        <w:rPr>
          <w:rFonts w:eastAsia="Arial" w:cs="Arial"/>
          <w:lang w:val="en-GB"/>
        </w:rPr>
        <w:fldChar w:fldCharType="begin">
          <w:fldData xml:space="preserve">PEVuZE5vdGU+PENpdGU+PEF1dGhvcj5XYWxsYWNlPC9BdXRob3I+PFllYXI+MjAxNDwvWWVhcj48
UmVjTnVtPjEzNTI8L1JlY051bT48RGlzcGxheVRleHQ+KDMxKTwvRGlzcGxheVRleHQ+PHJlY29y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835723">
        <w:rPr>
          <w:rFonts w:eastAsia="Arial" w:cs="Arial"/>
          <w:lang w:val="en-GB"/>
        </w:rPr>
        <w:instrText xml:space="preserve"> ADDIN EN.CITE.DATA </w:instrText>
      </w:r>
      <w:r w:rsidR="00835723">
        <w:rPr>
          <w:rFonts w:eastAsia="Arial" w:cs="Arial"/>
          <w:lang w:val="en-GB"/>
        </w:rPr>
      </w:r>
      <w:r w:rsidR="00835723">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835723">
        <w:rPr>
          <w:rFonts w:eastAsia="Arial" w:cs="Arial"/>
          <w:noProof/>
          <w:lang w:val="en-GB"/>
        </w:rPr>
        <w:t>(</w:t>
      </w:r>
      <w:hyperlink w:anchor="_ENREF_31" w:tooltip="Wallace, 2014 #1352" w:history="1">
        <w:r w:rsidR="002C400F">
          <w:rPr>
            <w:rFonts w:eastAsia="Arial" w:cs="Arial"/>
            <w:noProof/>
            <w:lang w:val="en-GB"/>
          </w:rPr>
          <w:t>31</w:t>
        </w:r>
      </w:hyperlink>
      <w:r w:rsidR="00835723">
        <w:rPr>
          <w:rFonts w:eastAsia="Arial" w:cs="Arial"/>
          <w:noProof/>
          <w:lang w:val="en-GB"/>
        </w:rPr>
        <w:t>)</w:t>
      </w:r>
      <w:r w:rsidR="00615C07" w:rsidRPr="005A785E">
        <w:rPr>
          <w:rFonts w:eastAsia="Arial" w:cs="Arial"/>
          <w:lang w:val="en-GB"/>
        </w:rPr>
        <w:fldChar w:fldCharType="end"/>
      </w:r>
      <w:r w:rsidR="00615C07" w:rsidRPr="005A785E">
        <w:rPr>
          <w:rFonts w:eastAsia="Arial" w:cs="Arial"/>
          <w:lang w:val="en-GB"/>
        </w:rPr>
        <w:t xml:space="preserve"> An explanation could be that obese patients selected for THA are comparably healthy. </w:t>
      </w:r>
    </w:p>
    <w:p w14:paraId="0B9ECCAA" w14:textId="77777777" w:rsidR="00637340" w:rsidRPr="005A785E" w:rsidRDefault="00637340" w:rsidP="00615C07">
      <w:pPr>
        <w:spacing w:line="480" w:lineRule="auto"/>
        <w:rPr>
          <w:rFonts w:eastAsia="Arial" w:cs="Arial"/>
          <w:lang w:val="en-GB"/>
        </w:rPr>
      </w:pPr>
    </w:p>
    <w:p w14:paraId="2AAE86FE" w14:textId="3656E6FB" w:rsidR="00830562" w:rsidRPr="005A785E" w:rsidDel="001D2675" w:rsidRDefault="00DB1553" w:rsidP="00830562">
      <w:pPr>
        <w:spacing w:line="480" w:lineRule="auto"/>
        <w:rPr>
          <w:del w:id="157" w:author="Nils Hailer" w:date="2016-11-28T14:11:00Z"/>
          <w:lang w:val="en-GB"/>
        </w:rPr>
      </w:pPr>
      <w:r w:rsidRPr="005A785E">
        <w:rPr>
          <w:lang w:val="en-GB"/>
        </w:rPr>
        <w:lastRenderedPageBreak/>
        <w:t xml:space="preserve">Risk prediction may be useful in the </w:t>
      </w:r>
      <w:ins w:id="158" w:author="Nils Hailer" w:date="2016-11-28T14:06:00Z">
        <w:r w:rsidR="001D2675" w:rsidRPr="005A785E">
          <w:rPr>
            <w:lang w:val="en-GB"/>
          </w:rPr>
          <w:t xml:space="preserve">process </w:t>
        </w:r>
        <w:r w:rsidR="001D2675">
          <w:rPr>
            <w:lang w:val="en-GB"/>
          </w:rPr>
          <w:t xml:space="preserve">of </w:t>
        </w:r>
      </w:ins>
      <w:r w:rsidRPr="005A785E">
        <w:rPr>
          <w:lang w:val="en-GB"/>
        </w:rPr>
        <w:t>patient selection</w:t>
      </w:r>
      <w:ins w:id="159" w:author="Nils Hailer" w:date="2016-11-28T14:06:00Z">
        <w:r w:rsidR="001D2675">
          <w:rPr>
            <w:lang w:val="en-GB"/>
          </w:rPr>
          <w:t xml:space="preserve"> prior to surgery</w:t>
        </w:r>
      </w:ins>
      <w:del w:id="160" w:author="Nils Hailer" w:date="2016-11-28T14:06:00Z">
        <w:r w:rsidRPr="005A785E" w:rsidDel="001D2675">
          <w:rPr>
            <w:lang w:val="en-GB"/>
          </w:rPr>
          <w:delText xml:space="preserve"> process</w:delText>
        </w:r>
      </w:del>
      <w:r w:rsidRPr="005A785E">
        <w:rPr>
          <w:lang w:val="en-GB"/>
        </w:rPr>
        <w:t xml:space="preserve">, in the preoperative risk </w:t>
      </w:r>
      <w:del w:id="161" w:author="Nils Hailer" w:date="2016-11-28T14:06:00Z">
        <w:r w:rsidRPr="005A785E" w:rsidDel="001D2675">
          <w:rPr>
            <w:lang w:val="en-GB"/>
          </w:rPr>
          <w:delText xml:space="preserve">mitigation process of </w:delText>
        </w:r>
      </w:del>
      <w:ins w:id="162" w:author="Nils Hailer" w:date="2016-11-28T14:06:00Z">
        <w:r w:rsidR="001D2675">
          <w:rPr>
            <w:lang w:val="en-GB"/>
          </w:rPr>
          <w:t xml:space="preserve">management including a review of current medications, </w:t>
        </w:r>
      </w:ins>
      <w:ins w:id="163" w:author="Nils Hailer" w:date="2016-11-28T14:07:00Z">
        <w:r w:rsidR="001D2675">
          <w:rPr>
            <w:lang w:val="en-GB"/>
          </w:rPr>
          <w:t xml:space="preserve">and in </w:t>
        </w:r>
      </w:ins>
      <w:ins w:id="164" w:author="Nils Hailer" w:date="2016-11-28T14:08:00Z">
        <w:r w:rsidR="001D2675">
          <w:rPr>
            <w:lang w:val="en-GB"/>
          </w:rPr>
          <w:t>perioperative</w:t>
        </w:r>
      </w:ins>
      <w:ins w:id="165" w:author="Nils Hailer" w:date="2016-11-28T14:07:00Z">
        <w:r w:rsidR="001D2675">
          <w:rPr>
            <w:lang w:val="en-GB"/>
          </w:rPr>
          <w:t xml:space="preserve"> </w:t>
        </w:r>
      </w:ins>
      <w:ins w:id="166" w:author="Nils Hailer" w:date="2016-11-28T14:08:00Z">
        <w:r w:rsidR="001D2675">
          <w:rPr>
            <w:lang w:val="en-GB"/>
          </w:rPr>
          <w:t xml:space="preserve">anaesthesia </w:t>
        </w:r>
      </w:ins>
      <w:ins w:id="167" w:author="Nils Hailer" w:date="2016-11-28T14:07:00Z">
        <w:r w:rsidR="001D2675">
          <w:rPr>
            <w:lang w:val="en-GB"/>
          </w:rPr>
          <w:t>management</w:t>
        </w:r>
      </w:ins>
      <w:ins w:id="168" w:author="Nils Hailer" w:date="2016-11-28T14:08:00Z">
        <w:r w:rsidR="001D2675">
          <w:rPr>
            <w:lang w:val="en-GB"/>
          </w:rPr>
          <w:t>.</w:t>
        </w:r>
      </w:ins>
      <w:ins w:id="169" w:author="Nils Hailer" w:date="2016-11-28T14:07:00Z">
        <w:r w:rsidR="001D2675">
          <w:rPr>
            <w:lang w:val="en-GB"/>
          </w:rPr>
          <w:t xml:space="preserve"> </w:t>
        </w:r>
      </w:ins>
      <w:del w:id="170" w:author="Nils Hailer" w:date="2016-11-28T14:08:00Z">
        <w:r w:rsidRPr="005A785E" w:rsidDel="001D2675">
          <w:rPr>
            <w:lang w:val="en-GB"/>
          </w:rPr>
          <w:delText xml:space="preserve">a patient and in research settings. </w:delText>
        </w:r>
      </w:del>
      <w:r w:rsidRPr="005A785E">
        <w:rPr>
          <w:lang w:val="en-GB"/>
        </w:rPr>
        <w:t>A number of risk prediction tools of various complexity for adverse outcomes after total joint replacements have been introduced</w:t>
      </w:r>
      <w:del w:id="171" w:author="Nils Hailer" w:date="2016-11-28T14:08:00Z">
        <w:r w:rsidRPr="005A785E" w:rsidDel="001D2675">
          <w:rPr>
            <w:lang w:val="en-GB"/>
          </w:rPr>
          <w:delText xml:space="preserve"> on the market with different validation and performance measures</w:delText>
        </w:r>
      </w:del>
      <w:r w:rsidRPr="005A785E">
        <w:rPr>
          <w:lang w:val="en-GB"/>
        </w:rPr>
        <w:t xml:space="preserve"> but none has been broadly accepted. </w:t>
      </w:r>
      <w:r w:rsidRPr="005A785E">
        <w:rPr>
          <w:lang w:val="en-GB"/>
        </w:rPr>
        <w:fldChar w:fldCharType="begin"/>
      </w:r>
      <w:r w:rsidR="00835723">
        <w:rPr>
          <w:lang w:val="en-GB"/>
        </w:rPr>
        <w:instrText xml:space="preserve"> ADDIN EN.CITE &lt;EndNote&gt;&lt;Cite&gt;&lt;Author&gt;Manning&lt;/Author&gt;&lt;Year&gt;2016&lt;/Year&gt;&lt;RecNum&gt;1318&lt;/RecNum&gt;&lt;DisplayText&gt;(11)&lt;/DisplayText&gt;&lt;record&gt;&lt;rec-number&gt;1318&lt;/rec-number&gt;&lt;foreign-keys&gt;&lt;key app="EN" db-id="ewta200xk99rtmefz2kvtzshf0adzttzzex9"&gt;1318&lt;/key&gt;&lt;/foreign-keys&gt;&lt;ref-type name="Journal Article"&gt;17&lt;/ref-type&gt;&lt;contributors&gt;&lt;authors&gt;&lt;author&gt;Manning, D. W.&lt;/author&gt;&lt;author&gt;Edelstein, A. I.&lt;/author&gt;&lt;author&gt;Alvi, H. M.&lt;/author&gt;&lt;/authors&gt;&lt;/contributors&gt;&lt;titles&gt;&lt;title&gt;Risk Prediction Tools for Hip and Knee Arthroplasty&lt;/title&gt;&lt;secondary-title&gt;J Am Acad Orthop Surg&lt;/secondary-title&gt;&lt;alt-title&gt;The Journal of the American Academy of Orthopaedic Surgeons&lt;/alt-title&gt;&lt;/titles&gt;&lt;periodical&gt;&lt;full-title&gt;J Am Acad Orthop Surg&lt;/full-title&gt;&lt;abbr-1&gt;The Journal of the American Academy of Orthopaedic Surgeons&lt;/abbr-1&gt;&lt;/periodical&gt;&lt;alt-periodical&gt;&lt;full-title&gt;J Am Acad Orthop Surg&lt;/full-title&gt;&lt;abbr-1&gt;The Journal of the American Academy of Orthopaedic Surgeons&lt;/abbr-1&gt;&lt;/alt-periodical&gt;&lt;pages&gt;19-27&lt;/pages&gt;&lt;volume&gt;24&lt;/volume&gt;&lt;number&gt;1&lt;/number&gt;&lt;dates&gt;&lt;year&gt;2016&lt;/year&gt;&lt;pub-dates&gt;&lt;date&gt;Jan&lt;/date&gt;&lt;/pub-dates&gt;&lt;/dates&gt;&lt;isbn&gt;1940-5480 (Electronic)&amp;#xD;1067-151X (Linking)&lt;/isbn&gt;&lt;accession-num&gt;26604220&lt;/accession-num&gt;&lt;urls&gt;&lt;related-urls&gt;&lt;url&gt;http://www.ncbi.nlm.nih.gov/pubmed/26604220&lt;/url&gt;&lt;/related-urls&gt;&lt;/urls&gt;&lt;electronic-resource-num&gt;10.5435/JAAOS-D-15-00072&lt;/electronic-resource-num&gt;&lt;/record&gt;&lt;/Cite&gt;&lt;/EndNote&gt;</w:instrText>
      </w:r>
      <w:r w:rsidRPr="005A785E">
        <w:rPr>
          <w:lang w:val="en-GB"/>
        </w:rPr>
        <w:fldChar w:fldCharType="separate"/>
      </w:r>
      <w:r w:rsidR="00835723">
        <w:rPr>
          <w:noProof/>
          <w:lang w:val="en-GB"/>
        </w:rPr>
        <w:t>(</w:t>
      </w:r>
      <w:hyperlink w:anchor="_ENREF_11" w:tooltip="Manning, 2016 #1318" w:history="1">
        <w:r w:rsidR="002C400F">
          <w:rPr>
            <w:noProof/>
            <w:lang w:val="en-GB"/>
          </w:rPr>
          <w:t>11</w:t>
        </w:r>
      </w:hyperlink>
      <w:r w:rsidR="00835723">
        <w:rPr>
          <w:noProof/>
          <w:lang w:val="en-GB"/>
        </w:rPr>
        <w:t>)</w:t>
      </w:r>
      <w:r w:rsidRPr="005A785E">
        <w:rPr>
          <w:lang w:val="en-GB"/>
        </w:rPr>
        <w:fldChar w:fldCharType="end"/>
      </w:r>
      <w:r w:rsidR="00B2076F" w:rsidRPr="005A785E">
        <w:rPr>
          <w:lang w:val="en-GB"/>
        </w:rPr>
        <w:t xml:space="preserve"> </w:t>
      </w:r>
      <w:del w:id="172" w:author="Nils Hailer" w:date="2016-11-28T14:09:00Z">
        <w:r w:rsidR="00DC261A" w:rsidRPr="005A785E" w:rsidDel="001D2675">
          <w:rPr>
            <w:lang w:val="en-GB"/>
          </w:rPr>
          <w:delText>In regard</w:delText>
        </w:r>
        <w:r w:rsidR="00DC261A" w:rsidDel="001D2675">
          <w:rPr>
            <w:lang w:val="en-GB"/>
          </w:rPr>
          <w:delText xml:space="preserve"> to </w:delText>
        </w:r>
      </w:del>
      <w:ins w:id="173" w:author="Nils Hailer" w:date="2016-11-28T14:09:00Z">
        <w:r w:rsidR="001D2675">
          <w:rPr>
            <w:lang w:val="en-GB"/>
          </w:rPr>
          <w:t xml:space="preserve">In the context of </w:t>
        </w:r>
      </w:ins>
      <w:r w:rsidR="00DC261A">
        <w:rPr>
          <w:lang w:val="en-GB"/>
        </w:rPr>
        <w:t xml:space="preserve">trauma </w:t>
      </w:r>
      <w:ins w:id="174" w:author="Nils Hailer" w:date="2016-11-28T14:09:00Z">
        <w:r w:rsidR="001D2675">
          <w:rPr>
            <w:lang w:val="en-GB"/>
          </w:rPr>
          <w:t xml:space="preserve">surgery </w:t>
        </w:r>
      </w:ins>
      <w:r w:rsidR="00DC261A" w:rsidRPr="005A785E">
        <w:rPr>
          <w:lang w:val="en-GB"/>
        </w:rPr>
        <w:t>outcome prediction tools are common</w:t>
      </w:r>
      <w:ins w:id="175" w:author="Nils Hailer" w:date="2016-11-28T14:09:00Z">
        <w:r w:rsidR="001D2675">
          <w:rPr>
            <w:lang w:val="en-GB"/>
          </w:rPr>
          <w:t>,</w:t>
        </w:r>
      </w:ins>
      <w:r w:rsidR="00DC261A" w:rsidRPr="005A785E">
        <w:rPr>
          <w:lang w:val="en-GB"/>
        </w:rPr>
        <w:t xml:space="preserve"> and it is </w:t>
      </w:r>
      <w:del w:id="176" w:author="Nils Hailer" w:date="2016-11-28T14:09:00Z">
        <w:r w:rsidR="00DC261A" w:rsidRPr="005A785E" w:rsidDel="001D2675">
          <w:rPr>
            <w:lang w:val="en-GB"/>
          </w:rPr>
          <w:delText xml:space="preserve">has been shown </w:delText>
        </w:r>
      </w:del>
      <w:ins w:id="177" w:author="Nils Hailer" w:date="2016-11-28T14:09:00Z">
        <w:r w:rsidR="001D2675">
          <w:rPr>
            <w:lang w:val="en-GB"/>
          </w:rPr>
          <w:t xml:space="preserve">seems </w:t>
        </w:r>
      </w:ins>
      <w:r w:rsidR="00DC261A">
        <w:rPr>
          <w:lang w:val="en-GB"/>
        </w:rPr>
        <w:t xml:space="preserve">possible to reduce the number of </w:t>
      </w:r>
      <w:del w:id="178" w:author="Nils Hailer" w:date="2016-11-28T14:09:00Z">
        <w:r w:rsidR="00DC261A" w:rsidDel="001D2675">
          <w:rPr>
            <w:lang w:val="en-GB"/>
          </w:rPr>
          <w:delText xml:space="preserve">variables </w:delText>
        </w:r>
      </w:del>
      <w:ins w:id="179" w:author="Nils Hailer" w:date="2016-11-28T14:09:00Z">
        <w:r w:rsidR="001D2675">
          <w:rPr>
            <w:lang w:val="en-GB"/>
          </w:rPr>
          <w:t xml:space="preserve">items </w:t>
        </w:r>
      </w:ins>
      <w:r w:rsidR="00DC261A">
        <w:rPr>
          <w:lang w:val="en-GB"/>
        </w:rPr>
        <w:t>without losing predictive power</w:t>
      </w:r>
      <w:r w:rsidR="007213F9" w:rsidRPr="005A785E">
        <w:rPr>
          <w:lang w:val="en-GB"/>
        </w:rPr>
        <w:t>.</w:t>
      </w:r>
      <w:r w:rsidR="0074282B" w:rsidRPr="005A785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835723">
        <w:rPr>
          <w:lang w:val="en-GB"/>
        </w:rPr>
        <w:instrText xml:space="preserve"> ADDIN EN.CITE </w:instrText>
      </w:r>
      <w:r w:rsidR="00835723">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835723">
        <w:rPr>
          <w:lang w:val="en-GB"/>
        </w:rPr>
        <w:instrText xml:space="preserve"> ADDIN EN.CITE.DATA </w:instrText>
      </w:r>
      <w:r w:rsidR="00835723">
        <w:rPr>
          <w:lang w:val="en-GB"/>
        </w:rPr>
      </w:r>
      <w:r w:rsidR="00835723">
        <w:rPr>
          <w:lang w:val="en-GB"/>
        </w:rPr>
        <w:fldChar w:fldCharType="end"/>
      </w:r>
      <w:r w:rsidR="0074282B" w:rsidRPr="005A785E">
        <w:rPr>
          <w:lang w:val="en-GB"/>
        </w:rPr>
      </w:r>
      <w:r w:rsidR="0074282B" w:rsidRPr="005A785E">
        <w:rPr>
          <w:lang w:val="en-GB"/>
        </w:rPr>
        <w:fldChar w:fldCharType="separate"/>
      </w:r>
      <w:r w:rsidR="00835723">
        <w:rPr>
          <w:noProof/>
          <w:lang w:val="en-GB"/>
        </w:rPr>
        <w:t>(</w:t>
      </w:r>
      <w:hyperlink w:anchor="_ENREF_12" w:tooltip="Gerdin, 2016 #1348" w:history="1">
        <w:r w:rsidR="002C400F">
          <w:rPr>
            <w:noProof/>
            <w:lang w:val="en-GB"/>
          </w:rPr>
          <w:t>12</w:t>
        </w:r>
      </w:hyperlink>
      <w:r w:rsidR="00835723">
        <w:rPr>
          <w:noProof/>
          <w:lang w:val="en-GB"/>
        </w:rPr>
        <w:t>)</w:t>
      </w:r>
      <w:r w:rsidR="0074282B" w:rsidRPr="005A785E">
        <w:rPr>
          <w:lang w:val="en-GB"/>
        </w:rPr>
        <w:fldChar w:fldCharType="end"/>
      </w:r>
      <w:r w:rsidR="007213F9" w:rsidRPr="005A785E">
        <w:rPr>
          <w:lang w:val="en-GB"/>
        </w:rPr>
        <w:t xml:space="preserve"> Our </w:t>
      </w:r>
      <w:r w:rsidR="00607BBD" w:rsidRPr="005A785E">
        <w:rPr>
          <w:lang w:val="en-GB"/>
        </w:rPr>
        <w:t xml:space="preserve">results indicate that </w:t>
      </w:r>
      <w:ins w:id="180" w:author="Nils Hailer" w:date="2016-11-28T14:10:00Z">
        <w:r w:rsidR="001D2675">
          <w:rPr>
            <w:lang w:val="en-GB"/>
          </w:rPr>
          <w:t xml:space="preserve">the risk of </w:t>
        </w:r>
      </w:ins>
      <w:del w:id="181" w:author="Nils Hailer" w:date="2016-11-28T14:09:00Z">
        <w:r w:rsidR="00607BBD" w:rsidRPr="005A785E" w:rsidDel="001D2675">
          <w:rPr>
            <w:lang w:val="en-GB"/>
          </w:rPr>
          <w:delText xml:space="preserve">also for </w:delText>
        </w:r>
      </w:del>
      <w:ins w:id="182" w:author="Nils Hailer" w:date="2016-11-28T14:09:00Z">
        <w:r w:rsidR="001D2675">
          <w:rPr>
            <w:lang w:val="en-GB"/>
          </w:rPr>
          <w:t xml:space="preserve">early postoperative mortality after </w:t>
        </w:r>
      </w:ins>
      <w:r w:rsidR="007213F9" w:rsidRPr="005A785E">
        <w:rPr>
          <w:lang w:val="en-GB"/>
        </w:rPr>
        <w:t>THA</w:t>
      </w:r>
      <w:ins w:id="183" w:author="Nils Hailer" w:date="2016-11-28T14:10:00Z">
        <w:r w:rsidR="001D2675">
          <w:rPr>
            <w:lang w:val="en-GB"/>
          </w:rPr>
          <w:t xml:space="preserve"> </w:t>
        </w:r>
      </w:ins>
      <w:del w:id="184" w:author="Nils Hailer" w:date="2016-11-28T14:09:00Z">
        <w:r w:rsidR="00865104" w:rsidRPr="005A785E" w:rsidDel="001D2675">
          <w:rPr>
            <w:lang w:val="en-GB"/>
          </w:rPr>
          <w:delText xml:space="preserve"> we should try to find </w:delText>
        </w:r>
        <w:r w:rsidR="00607BBD" w:rsidRPr="005A785E" w:rsidDel="001D2675">
          <w:rPr>
            <w:lang w:val="en-GB"/>
          </w:rPr>
          <w:delText xml:space="preserve">risk </w:delText>
        </w:r>
      </w:del>
      <w:ins w:id="185" w:author="Nils Hailer" w:date="2016-11-28T14:09:00Z">
        <w:r w:rsidR="001D2675">
          <w:rPr>
            <w:lang w:val="en-GB"/>
          </w:rPr>
          <w:t xml:space="preserve">could be </w:t>
        </w:r>
      </w:ins>
      <w:ins w:id="186" w:author="Nils Hailer" w:date="2016-11-28T14:10:00Z">
        <w:r w:rsidR="001D2675">
          <w:rPr>
            <w:lang w:val="en-GB"/>
          </w:rPr>
          <w:t xml:space="preserve">assessed by a relatively simple </w:t>
        </w:r>
      </w:ins>
      <w:r w:rsidR="00607BBD" w:rsidRPr="005A785E">
        <w:rPr>
          <w:lang w:val="en-GB"/>
        </w:rPr>
        <w:t xml:space="preserve">prediction </w:t>
      </w:r>
      <w:r w:rsidR="00865104" w:rsidRPr="005A785E">
        <w:rPr>
          <w:lang w:val="en-GB"/>
        </w:rPr>
        <w:t>model</w:t>
      </w:r>
      <w:del w:id="187" w:author="Nils Hailer" w:date="2016-11-28T14:10:00Z">
        <w:r w:rsidR="00865104" w:rsidRPr="005A785E" w:rsidDel="001D2675">
          <w:rPr>
            <w:lang w:val="en-GB"/>
          </w:rPr>
          <w:delText xml:space="preserve">s not more detailed and </w:delText>
        </w:r>
        <w:r w:rsidR="00607BBD" w:rsidRPr="005A785E" w:rsidDel="001D2675">
          <w:rPr>
            <w:lang w:val="en-GB"/>
          </w:rPr>
          <w:delText>complex</w:delText>
        </w:r>
        <w:r w:rsidR="00865104" w:rsidRPr="005A785E" w:rsidDel="001D2675">
          <w:rPr>
            <w:lang w:val="en-GB"/>
          </w:rPr>
          <w:delText xml:space="preserve"> but </w:delText>
        </w:r>
        <w:r w:rsidR="00607BBD" w:rsidRPr="005A785E" w:rsidDel="001D2675">
          <w:rPr>
            <w:lang w:val="en-GB"/>
          </w:rPr>
          <w:delText xml:space="preserve">rather </w:delText>
        </w:r>
        <w:r w:rsidR="00865104" w:rsidRPr="005A785E" w:rsidDel="001D2675">
          <w:rPr>
            <w:lang w:val="en-GB"/>
          </w:rPr>
          <w:delText>simpler and including the right variables</w:delText>
        </w:r>
      </w:del>
      <w:r w:rsidR="00865104" w:rsidRPr="005A785E">
        <w:rPr>
          <w:lang w:val="en-GB"/>
        </w:rPr>
        <w:t>.</w:t>
      </w:r>
      <w:del w:id="188" w:author="Nils Hailer" w:date="2016-11-28T14:16:00Z">
        <w:r w:rsidR="00865104" w:rsidRPr="005A785E" w:rsidDel="00E61C74">
          <w:rPr>
            <w:lang w:val="en-GB"/>
          </w:rPr>
          <w:delText xml:space="preserve"> </w:delText>
        </w:r>
      </w:del>
      <w:del w:id="189" w:author="Nils Hailer" w:date="2016-11-28T14:10:00Z">
        <w:r w:rsidR="00607BBD" w:rsidRPr="005A785E" w:rsidDel="001D2675">
          <w:rPr>
            <w:lang w:val="en-GB"/>
          </w:rPr>
          <w:delText xml:space="preserve">A risk prediction measurement of this kind would also have a smaller risk of coding errors etc. </w:delText>
        </w:r>
        <w:r w:rsidR="004D1B39" w:rsidRPr="005A785E" w:rsidDel="001D2675">
          <w:rPr>
            <w:lang w:val="en-GB"/>
          </w:rPr>
          <w:delText>in research settings.</w:delText>
        </w:r>
      </w:del>
    </w:p>
    <w:p w14:paraId="6053DFC6" w14:textId="77777777" w:rsidR="00830562" w:rsidRPr="005A785E" w:rsidRDefault="00830562" w:rsidP="00830562">
      <w:pPr>
        <w:spacing w:line="480" w:lineRule="auto"/>
        <w:rPr>
          <w:lang w:val="en-GB"/>
        </w:rPr>
      </w:pPr>
    </w:p>
    <w:p w14:paraId="221129DC" w14:textId="36D210C6" w:rsidR="00333094" w:rsidRPr="005A785E" w:rsidRDefault="004A30DA" w:rsidP="00830562">
      <w:pPr>
        <w:pStyle w:val="Rubrik2"/>
      </w:pPr>
      <w:r w:rsidRPr="005A785E">
        <w:t>Strengths and limitations</w:t>
      </w:r>
    </w:p>
    <w:p w14:paraId="7DC640C7" w14:textId="01AA090D" w:rsidR="00615C07" w:rsidRPr="005A785E" w:rsidRDefault="00637340" w:rsidP="00F30DA8">
      <w:pPr>
        <w:spacing w:line="480" w:lineRule="auto"/>
        <w:rPr>
          <w:lang w:val="en-GB"/>
        </w:rPr>
      </w:pPr>
      <w:r w:rsidRPr="005A785E">
        <w:rPr>
          <w:lang w:val="en-GB"/>
        </w:rPr>
        <w:t>A s</w:t>
      </w:r>
      <w:r w:rsidR="001259B7" w:rsidRPr="005A785E">
        <w:rPr>
          <w:lang w:val="en-GB"/>
        </w:rPr>
        <w:t>trength</w:t>
      </w:r>
      <w:r w:rsidR="009202D3" w:rsidRPr="005A785E">
        <w:rPr>
          <w:lang w:val="en-GB"/>
        </w:rPr>
        <w:t xml:space="preserve"> of this study </w:t>
      </w:r>
      <w:r w:rsidRPr="005A785E">
        <w:rPr>
          <w:lang w:val="en-GB"/>
        </w:rPr>
        <w:t>is</w:t>
      </w:r>
      <w:r w:rsidR="009202D3" w:rsidRPr="005A785E">
        <w:rPr>
          <w:lang w:val="en-GB"/>
        </w:rPr>
        <w:t xml:space="preserve"> </w:t>
      </w:r>
      <w:r w:rsidR="00185AF0">
        <w:rPr>
          <w:lang w:val="en-GB"/>
        </w:rPr>
        <w:t xml:space="preserve">its </w:t>
      </w:r>
      <w:r w:rsidR="009202D3" w:rsidRPr="005A785E">
        <w:rPr>
          <w:lang w:val="en-GB"/>
        </w:rPr>
        <w:t xml:space="preserve">nationwide </w:t>
      </w:r>
      <w:r w:rsidR="00185AF0">
        <w:rPr>
          <w:lang w:val="en-GB"/>
        </w:rPr>
        <w:t xml:space="preserve">design </w:t>
      </w:r>
      <w:r w:rsidR="009202D3" w:rsidRPr="005A785E">
        <w:rPr>
          <w:lang w:val="en-GB"/>
        </w:rPr>
        <w:t xml:space="preserve">with a large cohort </w:t>
      </w:r>
      <w:r w:rsidR="00185AF0">
        <w:rPr>
          <w:lang w:val="en-GB"/>
        </w:rPr>
        <w:t xml:space="preserve">of primary THA patients </w:t>
      </w:r>
      <w:r w:rsidR="009202D3" w:rsidRPr="005A785E">
        <w:rPr>
          <w:lang w:val="en-GB"/>
        </w:rPr>
        <w:t>with a reasonable number of events</w:t>
      </w:r>
      <w:r w:rsidR="00185AF0">
        <w:rPr>
          <w:lang w:val="en-GB"/>
        </w:rPr>
        <w:t xml:space="preserve">, rendering estimation </w:t>
      </w:r>
      <w:del w:id="190" w:author="Nils Hailer" w:date="2016-11-28T14:12:00Z">
        <w:r w:rsidR="00185AF0" w:rsidDel="001D2675">
          <w:rPr>
            <w:lang w:val="en-GB"/>
          </w:rPr>
          <w:delText xml:space="preserve">or predictive </w:delText>
        </w:r>
      </w:del>
      <w:ins w:id="191" w:author="Nils Hailer" w:date="2016-11-28T14:12:00Z">
        <w:r w:rsidR="001D2675">
          <w:rPr>
            <w:lang w:val="en-GB"/>
          </w:rPr>
          <w:t>relatively precise</w:t>
        </w:r>
      </w:ins>
      <w:del w:id="192" w:author="Nils Hailer" w:date="2016-11-28T14:12:00Z">
        <w:r w:rsidR="00185AF0" w:rsidDel="001D2675">
          <w:rPr>
            <w:lang w:val="en-GB"/>
          </w:rPr>
          <w:delText>precision meaningful</w:delText>
        </w:r>
      </w:del>
      <w:r w:rsidR="009202D3" w:rsidRPr="005A785E">
        <w:rPr>
          <w:lang w:val="en-GB"/>
        </w:rPr>
        <w:t xml:space="preserve">. </w:t>
      </w:r>
      <w:r w:rsidR="00185AF0">
        <w:rPr>
          <w:lang w:val="en-GB"/>
        </w:rPr>
        <w:t>Our</w:t>
      </w:r>
      <w:r w:rsidR="00185AF0" w:rsidRPr="005A785E">
        <w:rPr>
          <w:lang w:val="en-GB"/>
        </w:rPr>
        <w:t xml:space="preserve"> </w:t>
      </w:r>
      <w:r w:rsidR="009202D3" w:rsidRPr="005A785E">
        <w:rPr>
          <w:lang w:val="en-GB"/>
        </w:rPr>
        <w:t xml:space="preserve">sources of data </w:t>
      </w:r>
      <w:r w:rsidR="00185AF0">
        <w:rPr>
          <w:lang w:val="en-GB"/>
        </w:rPr>
        <w:t xml:space="preserve">are </w:t>
      </w:r>
      <w:r w:rsidR="009202D3" w:rsidRPr="005A785E">
        <w:rPr>
          <w:lang w:val="en-GB"/>
        </w:rPr>
        <w:t>high</w:t>
      </w:r>
      <w:r w:rsidR="00185AF0">
        <w:rPr>
          <w:lang w:val="en-GB"/>
        </w:rPr>
        <w:t>ly</w:t>
      </w:r>
      <w:r w:rsidR="009202D3" w:rsidRPr="005A785E">
        <w:rPr>
          <w:lang w:val="en-GB"/>
        </w:rPr>
        <w:t xml:space="preserve"> valid</w:t>
      </w:r>
      <w:r w:rsidR="00185AF0">
        <w:rPr>
          <w:lang w:val="en-GB"/>
        </w:rPr>
        <w:t>,</w:t>
      </w:r>
      <w:r w:rsidR="009202D3" w:rsidRPr="005A785E">
        <w:rPr>
          <w:lang w:val="en-GB"/>
        </w:rPr>
        <w:t xml:space="preserve"> </w:t>
      </w:r>
      <w:r w:rsidR="00185AF0">
        <w:rPr>
          <w:lang w:val="en-GB"/>
        </w:rPr>
        <w:t xml:space="preserve">and </w:t>
      </w:r>
      <w:r w:rsidR="00313A31" w:rsidRPr="005A785E">
        <w:rPr>
          <w:lang w:val="en-GB"/>
        </w:rPr>
        <w:t xml:space="preserve">the </w:t>
      </w:r>
      <w:r w:rsidR="00185AF0">
        <w:rPr>
          <w:lang w:val="en-GB"/>
        </w:rPr>
        <w:t xml:space="preserve">proportion </w:t>
      </w:r>
      <w:r w:rsidR="00313A31" w:rsidRPr="005A785E">
        <w:rPr>
          <w:lang w:val="en-GB"/>
        </w:rPr>
        <w:t xml:space="preserve">of missing data </w:t>
      </w:r>
      <w:r w:rsidR="00185AF0">
        <w:rPr>
          <w:lang w:val="en-GB"/>
        </w:rPr>
        <w:t xml:space="preserve">in our </w:t>
      </w:r>
      <w:r w:rsidR="00313A31" w:rsidRPr="005A785E">
        <w:rPr>
          <w:lang w:val="en-GB"/>
        </w:rPr>
        <w:t xml:space="preserve">cohort was low. </w:t>
      </w:r>
      <w:r w:rsidR="00313A31" w:rsidRPr="005A785E">
        <w:rPr>
          <w:lang w:val="en-GB"/>
        </w:rPr>
        <w:fldChar w:fldCharType="begin">
          <w:fldData xml:space="preserve">PEVuZE5vdGU+PENpdGU+PFJlY051bT4xMjgxPC9SZWNOdW0+PERpc3BsYXlUZXh0PigxMy0xNik8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835723">
        <w:rPr>
          <w:lang w:val="en-GB"/>
        </w:rPr>
        <w:instrText xml:space="preserve"> ADDIN EN.CITE </w:instrText>
      </w:r>
      <w:r w:rsidR="00835723">
        <w:rPr>
          <w:lang w:val="en-GB"/>
        </w:rPr>
        <w:fldChar w:fldCharType="begin">
          <w:fldData xml:space="preserve">PEVuZE5vdGU+PENpdGU+PFJlY051bT4xMjgxPC9SZWNOdW0+PERpc3BsYXlUZXh0PigxMy0xNik8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835723">
        <w:rPr>
          <w:lang w:val="en-GB"/>
        </w:rPr>
        <w:instrText xml:space="preserve"> ADDIN EN.CITE.DATA </w:instrText>
      </w:r>
      <w:r w:rsidR="00835723">
        <w:rPr>
          <w:lang w:val="en-GB"/>
        </w:rPr>
      </w:r>
      <w:r w:rsidR="00835723">
        <w:rPr>
          <w:lang w:val="en-GB"/>
        </w:rPr>
        <w:fldChar w:fldCharType="end"/>
      </w:r>
      <w:r w:rsidR="00313A31" w:rsidRPr="005A785E">
        <w:rPr>
          <w:lang w:val="en-GB"/>
        </w:rPr>
      </w:r>
      <w:r w:rsidR="00313A31" w:rsidRPr="005A785E">
        <w:rPr>
          <w:lang w:val="en-GB"/>
        </w:rPr>
        <w:fldChar w:fldCharType="separate"/>
      </w:r>
      <w:r w:rsidR="00835723">
        <w:rPr>
          <w:noProof/>
          <w:lang w:val="en-GB"/>
        </w:rPr>
        <w:t>(</w:t>
      </w:r>
      <w:hyperlink w:anchor="_ENREF_13" w:tooltip="Soderman, 2000 #996" w:history="1">
        <w:r w:rsidR="002C400F">
          <w:rPr>
            <w:noProof/>
            <w:lang w:val="en-GB"/>
          </w:rPr>
          <w:t>13-16</w:t>
        </w:r>
      </w:hyperlink>
      <w:r w:rsidR="00835723">
        <w:rPr>
          <w:noProof/>
          <w:lang w:val="en-GB"/>
        </w:rPr>
        <w:t>)</w:t>
      </w:r>
      <w:r w:rsidR="00313A31" w:rsidRPr="005A785E">
        <w:rPr>
          <w:lang w:val="en-GB"/>
        </w:rPr>
        <w:fldChar w:fldCharType="end"/>
      </w:r>
      <w:r w:rsidR="009202D3" w:rsidRPr="005A785E">
        <w:rPr>
          <w:lang w:val="en-GB"/>
        </w:rPr>
        <w:t xml:space="preserve"> </w:t>
      </w:r>
      <w:r w:rsidR="002F0244" w:rsidRPr="005A785E">
        <w:rPr>
          <w:lang w:val="en-GB"/>
        </w:rPr>
        <w:t xml:space="preserve">Limitations </w:t>
      </w:r>
      <w:r w:rsidR="00185AF0">
        <w:rPr>
          <w:lang w:val="en-GB"/>
        </w:rPr>
        <w:t xml:space="preserve">to this study </w:t>
      </w:r>
      <w:r w:rsidR="002F0244" w:rsidRPr="005A785E">
        <w:rPr>
          <w:lang w:val="en-GB"/>
        </w:rPr>
        <w:t>are the potent</w:t>
      </w:r>
      <w:r w:rsidR="009202D3" w:rsidRPr="005A785E">
        <w:rPr>
          <w:lang w:val="en-GB"/>
        </w:rPr>
        <w:t>ial bias</w:t>
      </w:r>
      <w:r w:rsidR="00185AF0">
        <w:rPr>
          <w:lang w:val="en-GB"/>
        </w:rPr>
        <w:t>es</w:t>
      </w:r>
      <w:r w:rsidR="009202D3" w:rsidRPr="005A785E">
        <w:rPr>
          <w:lang w:val="en-GB"/>
        </w:rPr>
        <w:t xml:space="preserve"> at different levels </w:t>
      </w:r>
      <w:r w:rsidR="00185AF0">
        <w:rPr>
          <w:lang w:val="en-GB"/>
        </w:rPr>
        <w:t xml:space="preserve">that are commonly </w:t>
      </w:r>
      <w:r w:rsidR="009202D3" w:rsidRPr="005A785E">
        <w:rPr>
          <w:lang w:val="en-GB"/>
        </w:rPr>
        <w:t>associated with observational data</w:t>
      </w:r>
      <w:r w:rsidR="00D24901" w:rsidRPr="005A785E">
        <w:rPr>
          <w:lang w:val="en-GB"/>
        </w:rPr>
        <w:t>,</w:t>
      </w:r>
      <w:r w:rsidR="009202D3" w:rsidRPr="005A785E">
        <w:rPr>
          <w:lang w:val="en-GB"/>
        </w:rPr>
        <w:t xml:space="preserve"> and </w:t>
      </w:r>
      <w:r w:rsidR="002F0244" w:rsidRPr="005A785E">
        <w:rPr>
          <w:lang w:val="en-GB"/>
        </w:rPr>
        <w:t>the risk of coding errors as ex</w:t>
      </w:r>
      <w:r w:rsidR="009202D3" w:rsidRPr="005A785E">
        <w:rPr>
          <w:lang w:val="en-GB"/>
        </w:rPr>
        <w:t xml:space="preserve">pected when dealing with patient administrative data. </w:t>
      </w:r>
      <w:r w:rsidR="00185AF0">
        <w:rPr>
          <w:lang w:val="en-GB"/>
        </w:rPr>
        <w:t xml:space="preserve">Selection bias is </w:t>
      </w:r>
      <w:ins w:id="193" w:author="Nils Hailer" w:date="2016-11-28T14:12:00Z">
        <w:r w:rsidR="00E61C74">
          <w:rPr>
            <w:lang w:val="en-GB"/>
          </w:rPr>
          <w:t xml:space="preserve">also </w:t>
        </w:r>
      </w:ins>
      <w:r w:rsidR="00185AF0">
        <w:rPr>
          <w:lang w:val="en-GB"/>
        </w:rPr>
        <w:t>an issue in this study, since patients who died on the table during attempted THA surgery may not have been reported to the SHAR, but, judging from clinical experience, such events are extremely uncommon in a population of patients scheduled for electiv</w:t>
      </w:r>
      <w:r w:rsidR="00A23DCD">
        <w:rPr>
          <w:lang w:val="en-GB"/>
        </w:rPr>
        <w:t>e THA surgery for o</w:t>
      </w:r>
      <w:r w:rsidR="00185AF0">
        <w:rPr>
          <w:lang w:val="en-GB"/>
        </w:rPr>
        <w:t xml:space="preserve">steoarthritis. The much higher </w:t>
      </w:r>
      <w:ins w:id="194" w:author="Nils Hailer" w:date="2016-11-28T14:12:00Z">
        <w:r w:rsidR="00E61C74">
          <w:rPr>
            <w:lang w:val="en-GB"/>
          </w:rPr>
          <w:t xml:space="preserve">expected </w:t>
        </w:r>
      </w:ins>
      <w:r w:rsidR="00185AF0">
        <w:rPr>
          <w:lang w:val="en-GB"/>
        </w:rPr>
        <w:t xml:space="preserve">frequency of fatal events during </w:t>
      </w:r>
      <w:ins w:id="195" w:author="Nils Hailer" w:date="2016-11-28T14:12:00Z">
        <w:r w:rsidR="00E61C74">
          <w:rPr>
            <w:lang w:val="en-GB"/>
          </w:rPr>
          <w:t xml:space="preserve">THA </w:t>
        </w:r>
      </w:ins>
      <w:r w:rsidR="00185AF0">
        <w:rPr>
          <w:lang w:val="en-GB"/>
        </w:rPr>
        <w:t xml:space="preserve">surgery </w:t>
      </w:r>
      <w:del w:id="196" w:author="Nils Hailer" w:date="2016-11-28T14:12:00Z">
        <w:r w:rsidR="00185AF0" w:rsidDel="00E61C74">
          <w:rPr>
            <w:lang w:val="en-GB"/>
          </w:rPr>
          <w:delText xml:space="preserve">in </w:delText>
        </w:r>
      </w:del>
      <w:ins w:id="197" w:author="Nils Hailer" w:date="2016-11-28T14:12:00Z">
        <w:r w:rsidR="00E61C74">
          <w:rPr>
            <w:lang w:val="en-GB"/>
          </w:rPr>
          <w:t xml:space="preserve">on </w:t>
        </w:r>
      </w:ins>
      <w:r w:rsidR="00185AF0">
        <w:rPr>
          <w:lang w:val="en-GB"/>
        </w:rPr>
        <w:t>hip fracture patients was one of the main reasons to exclude this group from the present analyses.</w:t>
      </w:r>
    </w:p>
    <w:p w14:paraId="34BF9DE0" w14:textId="4EEEF2F3" w:rsidR="00F30DA8" w:rsidRPr="005A785E" w:rsidDel="00E61C74" w:rsidRDefault="00185AF0" w:rsidP="00F30DA8">
      <w:pPr>
        <w:spacing w:line="480" w:lineRule="auto"/>
        <w:rPr>
          <w:del w:id="198" w:author="Nils Hailer" w:date="2016-11-28T14:16:00Z"/>
          <w:lang w:val="en-GB"/>
        </w:rPr>
      </w:pPr>
      <w:del w:id="199" w:author="Nils Hailer" w:date="2016-11-28T14:16:00Z">
        <w:r w:rsidDel="00E61C74">
          <w:rPr>
            <w:lang w:val="en-GB"/>
          </w:rPr>
          <w:delText>Notably, our “best”</w:delText>
        </w:r>
        <w:r w:rsidR="00F30DA8" w:rsidRPr="005A785E" w:rsidDel="00E61C74">
          <w:rPr>
            <w:lang w:val="en-GB"/>
          </w:rPr>
          <w:delText xml:space="preserve"> </w:delText>
        </w:r>
        <w:r w:rsidDel="00E61C74">
          <w:rPr>
            <w:lang w:val="en-GB"/>
          </w:rPr>
          <w:delText xml:space="preserve">predictive model included </w:delText>
        </w:r>
        <w:r w:rsidR="00F30DA8" w:rsidRPr="005A785E" w:rsidDel="00E61C74">
          <w:rPr>
            <w:lang w:val="en-GB"/>
          </w:rPr>
          <w:delText xml:space="preserve">ASA </w:delText>
        </w:r>
        <w:r w:rsidDel="00E61C74">
          <w:rPr>
            <w:lang w:val="en-GB"/>
          </w:rPr>
          <w:delText xml:space="preserve">classification together with age, gender, and the presence of two major comorbidities. </w:delText>
        </w:r>
        <w:r w:rsidR="000E1CDE" w:rsidDel="00E61C74">
          <w:rPr>
            <w:lang w:val="en-GB"/>
          </w:rPr>
          <w:delText xml:space="preserve">Thus, </w:delText>
        </w:r>
        <w:r w:rsidR="00B2076F" w:rsidRPr="005A785E" w:rsidDel="00E61C74">
          <w:rPr>
            <w:lang w:val="en-GB"/>
          </w:rPr>
          <w:delText xml:space="preserve">a </w:delText>
        </w:r>
        <w:r w:rsidR="000E1CDE" w:rsidDel="00E61C74">
          <w:rPr>
            <w:lang w:val="en-GB"/>
          </w:rPr>
          <w:delText xml:space="preserve">common </w:delText>
        </w:r>
        <w:r w:rsidR="00F30DA8" w:rsidRPr="005A785E" w:rsidDel="00E61C74">
          <w:rPr>
            <w:lang w:val="en-GB"/>
          </w:rPr>
          <w:delText xml:space="preserve">comorbidity measure </w:delText>
        </w:r>
        <w:r w:rsidR="00EC3BEF" w:rsidDel="00E61C74">
          <w:rPr>
            <w:lang w:val="en-GB"/>
          </w:rPr>
          <w:delText>(ASA grade</w:delText>
        </w:r>
        <w:r w:rsidR="000E1CDE" w:rsidDel="00E61C74">
          <w:rPr>
            <w:lang w:val="en-GB"/>
          </w:rPr>
          <w:delText>) was combined with variables that have an i</w:delText>
        </w:r>
        <w:r w:rsidR="00EC3BEF" w:rsidDel="00E61C74">
          <w:rPr>
            <w:lang w:val="en-GB"/>
          </w:rPr>
          <w:delText xml:space="preserve">nfluence on ASA classification. </w:delText>
        </w:r>
        <w:r w:rsidR="000E1CDE" w:rsidDel="00E61C74">
          <w:rPr>
            <w:lang w:val="en-GB"/>
          </w:rPr>
          <w:delText xml:space="preserve">No other </w:delText>
        </w:r>
        <w:r w:rsidR="00F30DA8" w:rsidRPr="005A785E" w:rsidDel="00E61C74">
          <w:rPr>
            <w:lang w:val="en-GB"/>
          </w:rPr>
          <w:delText xml:space="preserve">combination of </w:delText>
        </w:r>
        <w:r w:rsidR="000E1CDE" w:rsidDel="00E61C74">
          <w:rPr>
            <w:lang w:val="en-GB"/>
          </w:rPr>
          <w:delText xml:space="preserve">easily accessible </w:delText>
        </w:r>
        <w:r w:rsidR="00F30DA8" w:rsidRPr="005A785E" w:rsidDel="00E61C74">
          <w:rPr>
            <w:lang w:val="en-GB"/>
          </w:rPr>
          <w:delText xml:space="preserve">variables </w:delText>
        </w:r>
        <w:r w:rsidR="000E1CDE" w:rsidDel="00E61C74">
          <w:rPr>
            <w:lang w:val="en-GB"/>
          </w:rPr>
          <w:delText xml:space="preserve">that </w:delText>
        </w:r>
        <w:r w:rsidR="00F30DA8" w:rsidRPr="005A785E" w:rsidDel="00E61C74">
          <w:rPr>
            <w:lang w:val="en-GB"/>
          </w:rPr>
          <w:delText>exclud</w:delText>
        </w:r>
        <w:r w:rsidR="000E1CDE" w:rsidDel="00E61C74">
          <w:rPr>
            <w:lang w:val="en-GB"/>
          </w:rPr>
          <w:delText>ed</w:delText>
        </w:r>
        <w:r w:rsidR="00F30DA8" w:rsidRPr="005A785E" w:rsidDel="00E61C74">
          <w:rPr>
            <w:lang w:val="en-GB"/>
          </w:rPr>
          <w:delText xml:space="preserve"> </w:delText>
        </w:r>
        <w:r w:rsidR="00B2076F" w:rsidRPr="005A785E" w:rsidDel="00E61C74">
          <w:rPr>
            <w:lang w:val="en-GB"/>
          </w:rPr>
          <w:delText xml:space="preserve">the </w:delText>
        </w:r>
        <w:r w:rsidR="00F30DA8" w:rsidRPr="005A785E" w:rsidDel="00E61C74">
          <w:rPr>
            <w:lang w:val="en-GB"/>
          </w:rPr>
          <w:delText>ASA</w:delText>
        </w:r>
        <w:r w:rsidR="000E1CDE" w:rsidDel="00E61C74">
          <w:rPr>
            <w:lang w:val="en-GB"/>
          </w:rPr>
          <w:delText xml:space="preserve"> classification reached the </w:delText>
        </w:r>
        <w:r w:rsidR="00F30DA8" w:rsidRPr="005A785E" w:rsidDel="00E61C74">
          <w:rPr>
            <w:lang w:val="en-GB"/>
          </w:rPr>
          <w:delText>predictive strength</w:delText>
        </w:r>
        <w:r w:rsidR="000E1CDE" w:rsidDel="00E61C74">
          <w:rPr>
            <w:lang w:val="en-GB"/>
          </w:rPr>
          <w:delText xml:space="preserve"> of the models including ASA classification.</w:delText>
        </w:r>
      </w:del>
    </w:p>
    <w:p w14:paraId="215A0629" w14:textId="7979DA31" w:rsidR="000E1CDE" w:rsidRDefault="00D41006" w:rsidP="00691594">
      <w:pPr>
        <w:spacing w:line="480" w:lineRule="auto"/>
        <w:rPr>
          <w:lang w:val="en-GB"/>
        </w:rPr>
      </w:pPr>
      <w:r w:rsidRPr="005A785E">
        <w:rPr>
          <w:rFonts w:eastAsia="Arial" w:cs="Arial"/>
          <w:lang w:val="en-GB"/>
        </w:rPr>
        <w:t xml:space="preserve">It is important to </w:t>
      </w:r>
      <w:r w:rsidR="000E1CDE">
        <w:rPr>
          <w:rFonts w:eastAsia="Arial" w:cs="Arial"/>
          <w:lang w:val="en-GB"/>
        </w:rPr>
        <w:t xml:space="preserve">distinguish </w:t>
      </w:r>
      <w:r w:rsidRPr="005A785E">
        <w:rPr>
          <w:rFonts w:eastAsia="Arial" w:cs="Arial"/>
          <w:lang w:val="en-GB"/>
        </w:rPr>
        <w:t xml:space="preserve">between explanatory </w:t>
      </w:r>
      <w:r w:rsidR="000E1CDE">
        <w:rPr>
          <w:rFonts w:eastAsia="Arial" w:cs="Arial"/>
          <w:lang w:val="en-GB"/>
        </w:rPr>
        <w:t xml:space="preserve">observational </w:t>
      </w:r>
      <w:r w:rsidRPr="005A785E">
        <w:rPr>
          <w:rFonts w:eastAsia="Arial" w:cs="Arial"/>
          <w:lang w:val="en-GB"/>
        </w:rPr>
        <w:t xml:space="preserve">research and </w:t>
      </w:r>
      <w:r w:rsidR="000E1CDE">
        <w:rPr>
          <w:rFonts w:eastAsia="Arial" w:cs="Arial"/>
          <w:lang w:val="en-GB"/>
        </w:rPr>
        <w:t>attempts at predicting individual events such as early mortality after surgical interventions</w:t>
      </w:r>
      <w:r w:rsidRPr="005A785E">
        <w:rPr>
          <w:rFonts w:eastAsia="Arial" w:cs="Arial"/>
          <w:lang w:val="en-GB"/>
        </w:rPr>
        <w:t xml:space="preserve">. </w:t>
      </w:r>
      <w:r w:rsidR="000E1CDE">
        <w:rPr>
          <w:rFonts w:eastAsia="Arial" w:cs="Arial"/>
          <w:lang w:val="en-GB"/>
        </w:rPr>
        <w:t xml:space="preserve">The combination of parameters in the best-performing model described in the present study </w:t>
      </w:r>
      <w:r w:rsidR="000E1CDE">
        <w:rPr>
          <w:rFonts w:eastAsia="Arial" w:cs="Arial"/>
          <w:lang w:val="en-GB"/>
        </w:rPr>
        <w:lastRenderedPageBreak/>
        <w:t xml:space="preserve">may serve as a predictor of mortality on an individual level, but the described combination of parameters would </w:t>
      </w:r>
      <w:r w:rsidR="00882320" w:rsidRPr="005A785E">
        <w:rPr>
          <w:rFonts w:eastAsia="Arial" w:cs="Arial"/>
          <w:lang w:val="en-GB"/>
        </w:rPr>
        <w:t xml:space="preserve">need to be </w:t>
      </w:r>
      <w:r w:rsidR="000E1CDE">
        <w:rPr>
          <w:rFonts w:eastAsia="Arial" w:cs="Arial"/>
          <w:lang w:val="en-GB"/>
        </w:rPr>
        <w:t xml:space="preserve">validated </w:t>
      </w:r>
      <w:r w:rsidR="00882320" w:rsidRPr="005A785E">
        <w:rPr>
          <w:rFonts w:eastAsia="Arial" w:cs="Arial"/>
          <w:lang w:val="en-GB"/>
        </w:rPr>
        <w:t xml:space="preserve">in a different sample of individuals. </w:t>
      </w:r>
      <w:r w:rsidR="000E1CDE">
        <w:rPr>
          <w:rFonts w:eastAsia="Arial" w:cs="Arial"/>
          <w:lang w:val="en-GB"/>
        </w:rPr>
        <w:t>Since this h</w:t>
      </w:r>
      <w:r w:rsidR="00882320" w:rsidRPr="005A785E">
        <w:rPr>
          <w:rFonts w:eastAsia="Arial" w:cs="Arial"/>
          <w:lang w:val="en-GB"/>
        </w:rPr>
        <w:t xml:space="preserve">as not </w:t>
      </w:r>
      <w:r w:rsidR="000E1CDE">
        <w:rPr>
          <w:rFonts w:eastAsia="Arial" w:cs="Arial"/>
          <w:lang w:val="en-GB"/>
        </w:rPr>
        <w:t xml:space="preserve">yet </w:t>
      </w:r>
      <w:r w:rsidR="00882320" w:rsidRPr="005A785E">
        <w:rPr>
          <w:rFonts w:eastAsia="Arial" w:cs="Arial"/>
          <w:lang w:val="en-GB"/>
        </w:rPr>
        <w:t>been done we can</w:t>
      </w:r>
      <w:r w:rsidR="000E1CDE">
        <w:rPr>
          <w:rFonts w:eastAsia="Arial" w:cs="Arial"/>
          <w:lang w:val="en-GB"/>
        </w:rPr>
        <w:t>not</w:t>
      </w:r>
      <w:r w:rsidR="00882320" w:rsidRPr="005A785E">
        <w:rPr>
          <w:rFonts w:eastAsia="Arial" w:cs="Arial"/>
          <w:lang w:val="en-GB"/>
        </w:rPr>
        <w:t xml:space="preserve"> </w:t>
      </w:r>
      <w:r w:rsidR="00882320" w:rsidRPr="005A785E">
        <w:rPr>
          <w:lang w:val="en-GB"/>
        </w:rPr>
        <w:t xml:space="preserve">extrapolate our findings </w:t>
      </w:r>
      <w:r w:rsidR="000E1CDE">
        <w:rPr>
          <w:lang w:val="en-GB"/>
        </w:rPr>
        <w:t>to</w:t>
      </w:r>
      <w:r w:rsidR="000E1CDE" w:rsidRPr="005A785E">
        <w:rPr>
          <w:lang w:val="en-GB"/>
        </w:rPr>
        <w:t xml:space="preserve"> </w:t>
      </w:r>
      <w:r w:rsidR="00F77990" w:rsidRPr="005A785E">
        <w:rPr>
          <w:lang w:val="en-GB"/>
        </w:rPr>
        <w:t>prediction</w:t>
      </w:r>
      <w:r w:rsidR="000E1CDE">
        <w:rPr>
          <w:lang w:val="en-GB"/>
        </w:rPr>
        <w:t xml:space="preserve"> models</w:t>
      </w:r>
      <w:r w:rsidR="00F77990" w:rsidRPr="005A785E">
        <w:rPr>
          <w:lang w:val="en-GB"/>
        </w:rPr>
        <w:t xml:space="preserve"> in </w:t>
      </w:r>
      <w:r w:rsidR="000E1CDE">
        <w:rPr>
          <w:lang w:val="en-GB"/>
        </w:rPr>
        <w:t xml:space="preserve">a </w:t>
      </w:r>
      <w:r w:rsidR="00882320" w:rsidRPr="005A785E">
        <w:rPr>
          <w:lang w:val="en-GB"/>
        </w:rPr>
        <w:t>clinical setting</w:t>
      </w:r>
      <w:r w:rsidR="000E1CDE">
        <w:rPr>
          <w:lang w:val="en-GB"/>
        </w:rPr>
        <w:t>, but aim at performing such additional studies</w:t>
      </w:r>
    </w:p>
    <w:p w14:paraId="354B7E61" w14:textId="529AA929" w:rsidR="00F77990" w:rsidRPr="005A785E" w:rsidRDefault="00882320" w:rsidP="00AA1A0B">
      <w:pPr>
        <w:spacing w:line="480" w:lineRule="auto"/>
        <w:rPr>
          <w:rFonts w:eastAsia="Arial" w:cs="Arial"/>
          <w:lang w:val="en-GB"/>
        </w:rPr>
      </w:pPr>
      <w:r w:rsidRPr="005A785E">
        <w:rPr>
          <w:lang w:val="en-GB"/>
        </w:rPr>
        <w:t>Our results indicate that</w:t>
      </w:r>
      <w:r w:rsidR="0074282B" w:rsidRPr="005A785E">
        <w:rPr>
          <w:lang w:val="en-GB"/>
        </w:rPr>
        <w:t xml:space="preserve"> in research</w:t>
      </w:r>
      <w:r w:rsidR="000E1CDE">
        <w:rPr>
          <w:lang w:val="en-GB"/>
        </w:rPr>
        <w:t xml:space="preserve"> on mortality after a very common surgical intervention</w:t>
      </w:r>
      <w:r w:rsidR="00333094" w:rsidRPr="005A785E">
        <w:rPr>
          <w:lang w:val="en-GB"/>
        </w:rPr>
        <w:t xml:space="preserve"> a less </w:t>
      </w:r>
      <w:r w:rsidR="00D24901" w:rsidRPr="005A785E">
        <w:rPr>
          <w:lang w:val="en-GB"/>
        </w:rPr>
        <w:t>complex</w:t>
      </w:r>
      <w:r w:rsidR="00333094" w:rsidRPr="005A785E">
        <w:rPr>
          <w:lang w:val="en-GB"/>
        </w:rPr>
        <w:t xml:space="preserve"> comorbidity measure</w:t>
      </w:r>
      <w:r w:rsidR="00D24901" w:rsidRPr="005A785E">
        <w:rPr>
          <w:lang w:val="en-GB"/>
        </w:rPr>
        <w:t xml:space="preserve"> consisting of </w:t>
      </w:r>
      <w:r w:rsidR="00D24901" w:rsidRPr="005A785E">
        <w:rPr>
          <w:rFonts w:cs="Arial"/>
          <w:color w:val="1A1A1A"/>
          <w:lang w:val="en-GB"/>
        </w:rPr>
        <w:t>easily accessible data that are routinely collected in daily clinical practice</w:t>
      </w:r>
      <w:r w:rsidR="000E1CDE">
        <w:rPr>
          <w:rFonts w:cs="Arial"/>
          <w:color w:val="1A1A1A"/>
          <w:lang w:val="en-GB"/>
        </w:rPr>
        <w:t xml:space="preserve"> </w:t>
      </w:r>
      <w:r w:rsidR="000E1CDE">
        <w:rPr>
          <w:lang w:val="en-GB"/>
        </w:rPr>
        <w:t xml:space="preserve">is superior to some of the </w:t>
      </w:r>
      <w:r w:rsidR="000265EA" w:rsidRPr="005A785E">
        <w:rPr>
          <w:lang w:val="en-GB"/>
        </w:rPr>
        <w:t>comm</w:t>
      </w:r>
      <w:r w:rsidR="00333094" w:rsidRPr="005A785E">
        <w:rPr>
          <w:lang w:val="en-GB"/>
        </w:rPr>
        <w:t>only used diagnose</w:t>
      </w:r>
      <w:r w:rsidR="000E1CDE">
        <w:rPr>
          <w:lang w:val="en-GB"/>
        </w:rPr>
        <w:t>-</w:t>
      </w:r>
      <w:r w:rsidR="00333094" w:rsidRPr="005A785E">
        <w:rPr>
          <w:lang w:val="en-GB"/>
        </w:rPr>
        <w:t xml:space="preserve"> or prescription</w:t>
      </w:r>
      <w:r w:rsidR="000E1CDE">
        <w:rPr>
          <w:lang w:val="en-GB"/>
        </w:rPr>
        <w:t>-</w:t>
      </w:r>
      <w:r w:rsidR="00333094" w:rsidRPr="005A785E">
        <w:rPr>
          <w:lang w:val="en-GB"/>
        </w:rPr>
        <w:t>based coding algorithms</w:t>
      </w:r>
      <w:r w:rsidR="000265EA" w:rsidRPr="005A785E">
        <w:rPr>
          <w:lang w:val="en-GB"/>
        </w:rPr>
        <w:t xml:space="preserve">. </w:t>
      </w:r>
      <w:r w:rsidR="00A773AC" w:rsidRPr="005A785E">
        <w:rPr>
          <w:lang w:val="en-GB"/>
        </w:rPr>
        <w:t xml:space="preserve">It would be interesting to evaluate the </w:t>
      </w:r>
      <w:r w:rsidR="000E1CDE">
        <w:rPr>
          <w:lang w:val="en-GB"/>
        </w:rPr>
        <w:t xml:space="preserve">ability of </w:t>
      </w:r>
      <w:del w:id="200" w:author="Nils Hailer" w:date="2016-11-28T14:17:00Z">
        <w:r w:rsidR="000E1CDE" w:rsidDel="00E61C74">
          <w:rPr>
            <w:lang w:val="en-GB"/>
          </w:rPr>
          <w:delText xml:space="preserve">this </w:delText>
        </w:r>
      </w:del>
      <w:ins w:id="201" w:author="Nils Hailer" w:date="2016-11-28T14:17:00Z">
        <w:r w:rsidR="00E61C74">
          <w:rPr>
            <w:lang w:val="en-GB"/>
          </w:rPr>
          <w:t xml:space="preserve">our </w:t>
        </w:r>
      </w:ins>
      <w:r w:rsidR="000E1CDE">
        <w:rPr>
          <w:lang w:val="en-GB"/>
        </w:rPr>
        <w:t xml:space="preserve">novel set of parameters to predict </w:t>
      </w:r>
      <w:r w:rsidR="006B465E" w:rsidRPr="005A785E">
        <w:rPr>
          <w:lang w:val="en-GB"/>
        </w:rPr>
        <w:t>adverse events and revision</w:t>
      </w:r>
      <w:r w:rsidR="00A773AC" w:rsidRPr="005A785E">
        <w:rPr>
          <w:lang w:val="en-GB"/>
        </w:rPr>
        <w:t xml:space="preserve"> rate</w:t>
      </w:r>
      <w:r w:rsidR="000E1CDE">
        <w:rPr>
          <w:lang w:val="en-GB"/>
        </w:rPr>
        <w:t>s.</w:t>
      </w:r>
    </w:p>
    <w:p w14:paraId="6869F978" w14:textId="7A8CE0CA" w:rsidR="00F77990" w:rsidRPr="005A785E" w:rsidRDefault="001A0CE0" w:rsidP="00F77990">
      <w:pPr>
        <w:pStyle w:val="Rubrik2"/>
      </w:pPr>
      <w:r w:rsidRPr="005A785E">
        <w:t>Conclusion</w:t>
      </w:r>
    </w:p>
    <w:p w14:paraId="5CCD72AD" w14:textId="5D95F45D" w:rsidR="009202D3" w:rsidRPr="005A785E" w:rsidRDefault="009202D3" w:rsidP="009202D3">
      <w:pPr>
        <w:spacing w:line="480" w:lineRule="auto"/>
        <w:rPr>
          <w:lang w:val="en-GB"/>
        </w:rPr>
      </w:pPr>
      <w:r w:rsidRPr="005A785E">
        <w:rPr>
          <w:lang w:val="en-GB"/>
        </w:rPr>
        <w:t xml:space="preserve">Our results </w:t>
      </w:r>
      <w:del w:id="202" w:author="Nils Hailer" w:date="2016-11-28T14:17:00Z">
        <w:r w:rsidRPr="005A785E" w:rsidDel="00E61C74">
          <w:rPr>
            <w:lang w:val="en-GB"/>
          </w:rPr>
          <w:delText xml:space="preserve">of this </w:delText>
        </w:r>
      </w:del>
      <w:ins w:id="203" w:author="Nils Hailer" w:date="2016-11-28T14:17:00Z">
        <w:r w:rsidR="00E61C74">
          <w:rPr>
            <w:lang w:val="en-GB"/>
          </w:rPr>
          <w:t xml:space="preserve">derived from a </w:t>
        </w:r>
      </w:ins>
      <w:r w:rsidRPr="005A785E">
        <w:rPr>
          <w:lang w:val="en-GB"/>
        </w:rPr>
        <w:t>nationwide cohort study indicate that</w:t>
      </w:r>
      <w:r w:rsidR="004D1B39" w:rsidRPr="005A785E">
        <w:rPr>
          <w:lang w:val="en-GB"/>
        </w:rPr>
        <w:t xml:space="preserve"> </w:t>
      </w:r>
      <w:r w:rsidRPr="005A785E">
        <w:rPr>
          <w:lang w:val="en-GB"/>
        </w:rPr>
        <w:t xml:space="preserve">a less data demanding comorbidity measure, </w:t>
      </w:r>
      <w:del w:id="204" w:author="Nils Hailer" w:date="2016-11-28T14:17:00Z">
        <w:r w:rsidR="00EC3BEF" w:rsidDel="00E61C74">
          <w:rPr>
            <w:lang w:val="en-GB"/>
          </w:rPr>
          <w:delText>such as the ASA grade</w:delText>
        </w:r>
        <w:r w:rsidR="007D2525" w:rsidRPr="005A785E" w:rsidDel="00E61C74">
          <w:rPr>
            <w:lang w:val="en-GB"/>
          </w:rPr>
          <w:delText xml:space="preserve"> combined with</w:delText>
        </w:r>
        <w:r w:rsidRPr="005A785E" w:rsidDel="00E61C74">
          <w:rPr>
            <w:lang w:val="en-GB"/>
          </w:rPr>
          <w:delText xml:space="preserve"> </w:delText>
        </w:r>
      </w:del>
      <w:ins w:id="205" w:author="Nils Hailer" w:date="2016-11-28T14:17:00Z">
        <w:r w:rsidR="00E61C74">
          <w:rPr>
            <w:lang w:val="en-GB"/>
          </w:rPr>
          <w:t xml:space="preserve">the combination of </w:t>
        </w:r>
      </w:ins>
      <w:r w:rsidRPr="005A785E">
        <w:rPr>
          <w:lang w:val="en-GB"/>
        </w:rPr>
        <w:t xml:space="preserve">age, gender, presence of heart infarction or renal disease </w:t>
      </w:r>
      <w:del w:id="206" w:author="Nils Hailer" w:date="2016-11-28T14:17:00Z">
        <w:r w:rsidRPr="005A785E" w:rsidDel="00E61C74">
          <w:rPr>
            <w:lang w:val="en-GB"/>
          </w:rPr>
          <w:delText>for the last 12 months</w:delText>
        </w:r>
        <w:r w:rsidR="00A773AC" w:rsidRPr="005A785E" w:rsidDel="00E61C74">
          <w:rPr>
            <w:lang w:val="en-GB"/>
          </w:rPr>
          <w:delText xml:space="preserve"> prior to </w:delText>
        </w:r>
        <w:r w:rsidR="006B465E" w:rsidRPr="005A785E" w:rsidDel="00E61C74">
          <w:rPr>
            <w:lang w:val="en-GB"/>
          </w:rPr>
          <w:delText xml:space="preserve">THA </w:delText>
        </w:r>
        <w:r w:rsidR="00A773AC" w:rsidRPr="005A785E" w:rsidDel="00E61C74">
          <w:rPr>
            <w:lang w:val="en-GB"/>
          </w:rPr>
          <w:delText>surgery</w:delText>
        </w:r>
      </w:del>
      <w:ins w:id="207" w:author="Nils Hailer" w:date="2016-11-28T14:17:00Z">
        <w:r w:rsidR="00E61C74">
          <w:rPr>
            <w:lang w:val="en-GB"/>
          </w:rPr>
          <w:t>and ASA grade</w:t>
        </w:r>
      </w:ins>
      <w:r w:rsidR="00872595" w:rsidRPr="005A785E">
        <w:rPr>
          <w:lang w:val="en-GB"/>
        </w:rPr>
        <w:t>,</w:t>
      </w:r>
      <w:r w:rsidRPr="005A785E">
        <w:rPr>
          <w:lang w:val="en-GB"/>
        </w:rPr>
        <w:t xml:space="preserve"> serves </w:t>
      </w:r>
      <w:del w:id="208" w:author="Nils Hailer" w:date="2016-11-28T14:17:00Z">
        <w:r w:rsidRPr="005A785E" w:rsidDel="00E61C74">
          <w:rPr>
            <w:lang w:val="en-GB"/>
          </w:rPr>
          <w:delText xml:space="preserve">us just as well if not </w:delText>
        </w:r>
      </w:del>
      <w:ins w:id="209" w:author="Nils Hailer" w:date="2016-11-28T14:17:00Z">
        <w:r w:rsidR="00E61C74">
          <w:rPr>
            <w:lang w:val="en-GB"/>
          </w:rPr>
          <w:t xml:space="preserve">is </w:t>
        </w:r>
      </w:ins>
      <w:r w:rsidRPr="005A785E">
        <w:rPr>
          <w:lang w:val="en-GB"/>
        </w:rPr>
        <w:t xml:space="preserve">better </w:t>
      </w:r>
      <w:ins w:id="210" w:author="Nils Hailer" w:date="2016-11-28T14:18:00Z">
        <w:r w:rsidR="00E61C74">
          <w:rPr>
            <w:lang w:val="en-GB"/>
          </w:rPr>
          <w:t xml:space="preserve">at </w:t>
        </w:r>
      </w:ins>
      <w:ins w:id="211" w:author="Nils Hailer" w:date="2016-11-28T14:17:00Z">
        <w:r w:rsidR="00E61C74" w:rsidRPr="005A785E">
          <w:rPr>
            <w:lang w:val="en-GB"/>
          </w:rPr>
          <w:t xml:space="preserve">predicting early postoperative mortality after THA </w:t>
        </w:r>
      </w:ins>
      <w:r w:rsidRPr="005A785E">
        <w:rPr>
          <w:lang w:val="en-GB"/>
        </w:rPr>
        <w:t xml:space="preserve">than </w:t>
      </w:r>
      <w:ins w:id="212" w:author="Nils Hailer" w:date="2016-11-28T14:18:00Z">
        <w:r w:rsidR="00E61C74">
          <w:rPr>
            <w:lang w:val="en-GB"/>
          </w:rPr>
          <w:t xml:space="preserve">comorbidity measures based on </w:t>
        </w:r>
      </w:ins>
      <w:del w:id="213" w:author="Nils Hailer" w:date="2016-11-28T14:18:00Z">
        <w:r w:rsidRPr="005A785E" w:rsidDel="00E61C74">
          <w:rPr>
            <w:lang w:val="en-GB"/>
          </w:rPr>
          <w:delText xml:space="preserve">the </w:delText>
        </w:r>
      </w:del>
      <w:r w:rsidR="006B465E" w:rsidRPr="005A785E">
        <w:rPr>
          <w:lang w:val="en-GB"/>
        </w:rPr>
        <w:t xml:space="preserve">more complex </w:t>
      </w:r>
      <w:r w:rsidRPr="005A785E">
        <w:rPr>
          <w:lang w:val="en-GB"/>
        </w:rPr>
        <w:t>coding algorithms</w:t>
      </w:r>
      <w:del w:id="214" w:author="Nils Hailer" w:date="2016-11-28T14:17:00Z">
        <w:r w:rsidR="00872595" w:rsidRPr="005A785E" w:rsidDel="00E61C74">
          <w:rPr>
            <w:lang w:val="en-GB"/>
          </w:rPr>
          <w:delText xml:space="preserve"> in predicting </w:delText>
        </w:r>
        <w:r w:rsidR="00561E09" w:rsidRPr="005A785E" w:rsidDel="00E61C74">
          <w:rPr>
            <w:lang w:val="en-GB"/>
          </w:rPr>
          <w:delText xml:space="preserve">early </w:delText>
        </w:r>
        <w:r w:rsidR="00872595" w:rsidRPr="005A785E" w:rsidDel="00E61C74">
          <w:rPr>
            <w:lang w:val="en-GB"/>
          </w:rPr>
          <w:delText>postoperative mortality</w:delText>
        </w:r>
        <w:r w:rsidR="007D2525" w:rsidRPr="005A785E" w:rsidDel="00E61C74">
          <w:rPr>
            <w:lang w:val="en-GB"/>
          </w:rPr>
          <w:delText xml:space="preserve"> after THA</w:delText>
        </w:r>
      </w:del>
      <w:r w:rsidRPr="005A785E">
        <w:rPr>
          <w:lang w:val="en-GB"/>
        </w:rPr>
        <w:t xml:space="preserve">. </w:t>
      </w:r>
      <w:del w:id="215" w:author="Nils Hailer" w:date="2016-11-28T14:18:00Z">
        <w:r w:rsidRPr="005A785E" w:rsidDel="00E61C74">
          <w:rPr>
            <w:lang w:val="en-GB"/>
          </w:rPr>
          <w:delText xml:space="preserve"> </w:delText>
        </w:r>
      </w:del>
    </w:p>
    <w:p w14:paraId="1B83AA35" w14:textId="77777777" w:rsidR="002C6448" w:rsidRPr="005A785E" w:rsidRDefault="002C6448" w:rsidP="002C6448">
      <w:pPr>
        <w:rPr>
          <w:lang w:val="en-GB"/>
        </w:rPr>
      </w:pPr>
    </w:p>
    <w:p w14:paraId="7B0620CF" w14:textId="77777777" w:rsidR="002C6448" w:rsidRPr="005A785E" w:rsidRDefault="002C6448" w:rsidP="002C6448">
      <w:pPr>
        <w:pStyle w:val="Rubrik2"/>
      </w:pPr>
      <w:r w:rsidRPr="005A785E">
        <w:t>Contribution of authors</w:t>
      </w:r>
    </w:p>
    <w:p w14:paraId="3525B18A" w14:textId="5763153A" w:rsidR="002C6448" w:rsidRPr="005A785E" w:rsidRDefault="002C6448" w:rsidP="002C6448">
      <w:pPr>
        <w:spacing w:line="480" w:lineRule="auto"/>
        <w:rPr>
          <w:lang w:val="en-GB"/>
        </w:rPr>
      </w:pPr>
      <w:r w:rsidRPr="005A785E">
        <w:rPr>
          <w:lang w:val="en-GB"/>
        </w:rPr>
        <w:t xml:space="preserve">AG, NH: initiated the study and managed the ethical review board application. </w:t>
      </w:r>
      <w:r w:rsidR="00F30DA8" w:rsidRPr="005A785E">
        <w:rPr>
          <w:lang w:val="en-GB"/>
        </w:rPr>
        <w:t xml:space="preserve">EB, </w:t>
      </w:r>
      <w:r w:rsidRPr="005A785E">
        <w:rPr>
          <w:lang w:val="en-GB"/>
        </w:rPr>
        <w:t xml:space="preserve">SN and AG performed the statistical analyses. GG: Assisted in preparing the review board application. AG drafted the manuscript. AG, </w:t>
      </w:r>
      <w:r w:rsidR="00F30DA8" w:rsidRPr="005A785E">
        <w:rPr>
          <w:lang w:val="en-GB"/>
        </w:rPr>
        <w:t xml:space="preserve">EB, </w:t>
      </w:r>
      <w:r w:rsidRPr="005A785E">
        <w:rPr>
          <w:lang w:val="en-GB"/>
        </w:rPr>
        <w:t xml:space="preserve">SN, NH and GG took part in designing the study and editing the manuscript. </w:t>
      </w:r>
    </w:p>
    <w:p w14:paraId="02EB8BAE" w14:textId="77777777" w:rsidR="0068432A" w:rsidRPr="005A785E" w:rsidRDefault="0068432A" w:rsidP="002C6448">
      <w:pPr>
        <w:spacing w:line="480" w:lineRule="auto"/>
        <w:rPr>
          <w:lang w:val="en-GB"/>
        </w:rPr>
      </w:pPr>
    </w:p>
    <w:p w14:paraId="1F5E578A" w14:textId="77777777" w:rsidR="0068432A" w:rsidRPr="005A785E" w:rsidRDefault="0068432A" w:rsidP="0068432A">
      <w:pPr>
        <w:pStyle w:val="Rubrik1"/>
        <w:rPr>
          <w:lang w:val="en-GB"/>
        </w:rPr>
      </w:pPr>
      <w:r w:rsidRPr="005A785E">
        <w:rPr>
          <w:lang w:val="en-GB"/>
        </w:rPr>
        <w:lastRenderedPageBreak/>
        <w:t>”What this paper adds”-box</w:t>
      </w:r>
    </w:p>
    <w:p w14:paraId="01511C9B" w14:textId="77777777" w:rsidR="0068432A" w:rsidRPr="005A785E" w:rsidRDefault="0068432A" w:rsidP="0068432A">
      <w:pPr>
        <w:rPr>
          <w:lang w:val="en-GB"/>
        </w:rPr>
      </w:pPr>
    </w:p>
    <w:p w14:paraId="1FC32720" w14:textId="1AD92B54" w:rsidR="0068432A" w:rsidRPr="005A785E" w:rsidRDefault="0068432A" w:rsidP="0068432A">
      <w:pPr>
        <w:pStyle w:val="Rubrik2"/>
      </w:pPr>
      <w:r w:rsidRPr="005A785E">
        <w:t>What is already known on this subject:</w:t>
      </w:r>
      <w:r w:rsidR="009144F1" w:rsidRPr="005A785E">
        <w:t xml:space="preserve"> </w:t>
      </w:r>
    </w:p>
    <w:p w14:paraId="4DE6AF9E" w14:textId="5CAD35E9" w:rsidR="00D44510" w:rsidRPr="005A785E" w:rsidRDefault="00E61C74" w:rsidP="00D44510">
      <w:pPr>
        <w:pStyle w:val="Kommentarer"/>
        <w:spacing w:line="480" w:lineRule="auto"/>
        <w:rPr>
          <w:lang w:val="en-GB"/>
        </w:rPr>
      </w:pPr>
      <w:ins w:id="216" w:author="Nils Hailer" w:date="2016-11-28T14:18:00Z">
        <w:r>
          <w:rPr>
            <w:lang w:val="en-GB"/>
          </w:rPr>
          <w:t xml:space="preserve">A higher </w:t>
        </w:r>
      </w:ins>
      <w:del w:id="217" w:author="Nils Hailer" w:date="2016-11-28T14:18:00Z">
        <w:r w:rsidR="009144F1" w:rsidRPr="005A785E" w:rsidDel="00E61C74">
          <w:rPr>
            <w:lang w:val="en-GB"/>
          </w:rPr>
          <w:delText>C</w:delText>
        </w:r>
      </w:del>
      <w:ins w:id="218" w:author="Nils Hailer" w:date="2016-11-28T14:18:00Z">
        <w:r>
          <w:rPr>
            <w:lang w:val="en-GB"/>
          </w:rPr>
          <w:t>c</w:t>
        </w:r>
      </w:ins>
      <w:r w:rsidR="009144F1" w:rsidRPr="005A785E">
        <w:rPr>
          <w:lang w:val="en-GB"/>
        </w:rPr>
        <w:t xml:space="preserve">omorbidity burden is associated with </w:t>
      </w:r>
      <w:del w:id="219" w:author="Nils Hailer" w:date="2016-11-28T14:18:00Z">
        <w:r w:rsidR="009144F1" w:rsidRPr="005A785E" w:rsidDel="00E61C74">
          <w:rPr>
            <w:lang w:val="en-GB"/>
          </w:rPr>
          <w:delText xml:space="preserve">a </w:delText>
        </w:r>
      </w:del>
      <w:del w:id="220" w:author="Nils Hailer" w:date="2016-11-28T14:21:00Z">
        <w:r w:rsidR="009144F1" w:rsidRPr="005A785E" w:rsidDel="00E61C74">
          <w:rPr>
            <w:lang w:val="en-GB"/>
          </w:rPr>
          <w:delText>poorer outcome</w:delText>
        </w:r>
      </w:del>
      <w:ins w:id="221" w:author="Nils Hailer" w:date="2016-11-28T14:23:00Z">
        <w:r w:rsidR="006267E6">
          <w:rPr>
            <w:lang w:val="en-GB"/>
          </w:rPr>
          <w:t>increased</w:t>
        </w:r>
      </w:ins>
      <w:ins w:id="222" w:author="Nils Hailer" w:date="2016-11-28T14:21:00Z">
        <w:r>
          <w:rPr>
            <w:lang w:val="en-GB"/>
          </w:rPr>
          <w:t xml:space="preserve"> early mortality </w:t>
        </w:r>
      </w:ins>
      <w:del w:id="223" w:author="Nils Hailer" w:date="2016-11-28T14:23:00Z">
        <w:r w:rsidR="009144F1" w:rsidRPr="005A785E" w:rsidDel="006267E6">
          <w:rPr>
            <w:lang w:val="en-GB"/>
          </w:rPr>
          <w:delText xml:space="preserve"> </w:delText>
        </w:r>
      </w:del>
      <w:r w:rsidR="009144F1" w:rsidRPr="005A785E">
        <w:rPr>
          <w:lang w:val="en-GB"/>
        </w:rPr>
        <w:t xml:space="preserve">after </w:t>
      </w:r>
      <w:del w:id="224" w:author="Nils Hailer" w:date="2016-11-28T14:24:00Z">
        <w:r w:rsidR="009144F1" w:rsidRPr="005A785E" w:rsidDel="006267E6">
          <w:rPr>
            <w:lang w:val="en-GB"/>
          </w:rPr>
          <w:delText xml:space="preserve">THA </w:delText>
        </w:r>
      </w:del>
      <w:ins w:id="225" w:author="Nils Hailer" w:date="2016-11-28T14:24:00Z">
        <w:r w:rsidR="006267E6">
          <w:rPr>
            <w:lang w:val="en-GB"/>
          </w:rPr>
          <w:t>major</w:t>
        </w:r>
        <w:r w:rsidR="006267E6" w:rsidRPr="005A785E">
          <w:rPr>
            <w:lang w:val="en-GB"/>
          </w:rPr>
          <w:t xml:space="preserve"> </w:t>
        </w:r>
      </w:ins>
      <w:r w:rsidR="009144F1" w:rsidRPr="005A785E">
        <w:rPr>
          <w:lang w:val="en-GB"/>
        </w:rPr>
        <w:t>surgery</w:t>
      </w:r>
      <w:ins w:id="226" w:author="Nils Hailer" w:date="2016-11-28T14:22:00Z">
        <w:r>
          <w:rPr>
            <w:lang w:val="en-GB"/>
          </w:rPr>
          <w:t xml:space="preserve">. Established comorbidity measures </w:t>
        </w:r>
      </w:ins>
      <w:del w:id="227" w:author="Nils Hailer" w:date="2016-11-28T14:22:00Z">
        <w:r w:rsidR="009144F1" w:rsidRPr="005A785E" w:rsidDel="00E61C74">
          <w:rPr>
            <w:lang w:val="en-GB"/>
          </w:rPr>
          <w:delText>.</w:delText>
        </w:r>
        <w:r w:rsidR="00D44510" w:rsidRPr="005A785E" w:rsidDel="00E61C74">
          <w:rPr>
            <w:lang w:val="en-GB"/>
          </w:rPr>
          <w:delText xml:space="preserve"> In research settings comorbidity is commonly measured </w:delText>
        </w:r>
      </w:del>
      <w:del w:id="228" w:author="Nils Hailer" w:date="2016-11-28T14:19:00Z">
        <w:r w:rsidR="00D44510" w:rsidRPr="005A785E" w:rsidDel="00E61C74">
          <w:rPr>
            <w:lang w:val="en-GB"/>
          </w:rPr>
          <w:delText xml:space="preserve">with multi facetted </w:delText>
        </w:r>
      </w:del>
      <w:del w:id="229" w:author="Nils Hailer" w:date="2016-11-28T14:22:00Z">
        <w:r w:rsidR="00D44510" w:rsidRPr="005A785E" w:rsidDel="00E61C74">
          <w:rPr>
            <w:lang w:val="en-GB"/>
          </w:rPr>
          <w:delText>diagnos</w:delText>
        </w:r>
      </w:del>
      <w:del w:id="230" w:author="Nils Hailer" w:date="2016-11-28T14:19:00Z">
        <w:r w:rsidR="00D44510" w:rsidRPr="005A785E" w:rsidDel="00E61C74">
          <w:rPr>
            <w:lang w:val="en-GB"/>
          </w:rPr>
          <w:delText>ed based (</w:delText>
        </w:r>
      </w:del>
      <w:del w:id="231" w:author="Nils Hailer" w:date="2016-11-28T14:22:00Z">
        <w:r w:rsidR="00D44510" w:rsidRPr="005A785E" w:rsidDel="00E61C74">
          <w:rPr>
            <w:lang w:val="en-GB"/>
          </w:rPr>
          <w:delText>or prescription</w:delText>
        </w:r>
      </w:del>
      <w:del w:id="232" w:author="Nils Hailer" w:date="2016-11-28T14:19:00Z">
        <w:r w:rsidR="00D44510" w:rsidRPr="005A785E" w:rsidDel="00E61C74">
          <w:rPr>
            <w:lang w:val="en-GB"/>
          </w:rPr>
          <w:delText xml:space="preserve"> </w:delText>
        </w:r>
      </w:del>
      <w:del w:id="233" w:author="Nils Hailer" w:date="2016-11-28T14:22:00Z">
        <w:r w:rsidR="00D44510" w:rsidRPr="005A785E" w:rsidDel="00E61C74">
          <w:rPr>
            <w:lang w:val="en-GB"/>
          </w:rPr>
          <w:delText>based</w:delText>
        </w:r>
      </w:del>
      <w:del w:id="234" w:author="Nils Hailer" w:date="2016-11-28T14:19:00Z">
        <w:r w:rsidR="00D44510" w:rsidRPr="005A785E" w:rsidDel="00E61C74">
          <w:rPr>
            <w:lang w:val="en-GB"/>
          </w:rPr>
          <w:delText>)</w:delText>
        </w:r>
      </w:del>
      <w:del w:id="235" w:author="Nils Hailer" w:date="2016-11-28T14:22:00Z">
        <w:r w:rsidR="00D44510" w:rsidRPr="005A785E" w:rsidDel="00E61C74">
          <w:rPr>
            <w:lang w:val="en-GB"/>
          </w:rPr>
          <w:delText xml:space="preserve"> coding algorithms. </w:delText>
        </w:r>
      </w:del>
      <w:ins w:id="236" w:author="Nils Hailer" w:date="2016-11-28T14:20:00Z">
        <w:r>
          <w:rPr>
            <w:lang w:val="en-GB"/>
          </w:rPr>
          <w:t xml:space="preserve">rely on </w:t>
        </w:r>
      </w:ins>
      <w:ins w:id="237" w:author="Nils Hailer" w:date="2016-11-28T14:22:00Z">
        <w:r w:rsidR="006267E6">
          <w:rPr>
            <w:lang w:val="en-GB"/>
          </w:rPr>
          <w:t xml:space="preserve">complex coding algorithms of </w:t>
        </w:r>
      </w:ins>
      <w:ins w:id="238" w:author="Nils Hailer" w:date="2016-11-28T14:20:00Z">
        <w:r>
          <w:rPr>
            <w:lang w:val="en-GB"/>
          </w:rPr>
          <w:t>data</w:t>
        </w:r>
      </w:ins>
      <w:ins w:id="239" w:author="Nils Hailer" w:date="2016-11-28T14:22:00Z">
        <w:r w:rsidR="006267E6">
          <w:rPr>
            <w:lang w:val="en-GB"/>
          </w:rPr>
          <w:t xml:space="preserve"> on </w:t>
        </w:r>
      </w:ins>
      <w:ins w:id="240" w:author="Nils Hailer" w:date="2016-11-28T14:20:00Z">
        <w:r>
          <w:rPr>
            <w:lang w:val="en-GB"/>
          </w:rPr>
          <w:t>ICD- and</w:t>
        </w:r>
      </w:ins>
      <w:ins w:id="241" w:author="Nils Hailer" w:date="2016-11-28T14:22:00Z">
        <w:r w:rsidR="006267E6">
          <w:rPr>
            <w:lang w:val="en-GB"/>
          </w:rPr>
          <w:t>/or</w:t>
        </w:r>
      </w:ins>
      <w:ins w:id="242" w:author="Nils Hailer" w:date="2016-11-28T14:20:00Z">
        <w:r>
          <w:rPr>
            <w:lang w:val="en-GB"/>
          </w:rPr>
          <w:t xml:space="preserve"> prescription codes, and </w:t>
        </w:r>
      </w:ins>
      <w:ins w:id="243" w:author="Nils Hailer" w:date="2016-11-28T14:25:00Z">
        <w:r w:rsidR="006267E6">
          <w:rPr>
            <w:lang w:val="en-GB"/>
          </w:rPr>
          <w:t xml:space="preserve">thus </w:t>
        </w:r>
      </w:ins>
      <w:ins w:id="244" w:author="Nils Hailer" w:date="2016-11-28T14:24:00Z">
        <w:r w:rsidR="006267E6">
          <w:rPr>
            <w:lang w:val="en-GB"/>
          </w:rPr>
          <w:t xml:space="preserve">they </w:t>
        </w:r>
      </w:ins>
      <w:ins w:id="245" w:author="Nils Hailer" w:date="2016-11-28T14:22:00Z">
        <w:r w:rsidR="006267E6">
          <w:rPr>
            <w:lang w:val="en-GB"/>
          </w:rPr>
          <w:t xml:space="preserve">are cumbersome instruments in </w:t>
        </w:r>
      </w:ins>
      <w:ins w:id="246" w:author="Nils Hailer" w:date="2016-11-28T14:23:00Z">
        <w:r w:rsidR="006267E6">
          <w:rPr>
            <w:lang w:val="en-GB"/>
          </w:rPr>
          <w:t>research</w:t>
        </w:r>
      </w:ins>
      <w:ins w:id="247" w:author="Nils Hailer" w:date="2016-11-28T14:22:00Z">
        <w:r w:rsidR="006267E6">
          <w:rPr>
            <w:lang w:val="en-GB"/>
          </w:rPr>
          <w:t xml:space="preserve"> </w:t>
        </w:r>
      </w:ins>
      <w:ins w:id="248" w:author="Nils Hailer" w:date="2016-11-28T14:23:00Z">
        <w:r w:rsidR="006267E6">
          <w:rPr>
            <w:lang w:val="en-GB"/>
          </w:rPr>
          <w:t>and impossible to use in clinical practice.</w:t>
        </w:r>
      </w:ins>
      <w:del w:id="249" w:author="Nils Hailer" w:date="2016-11-28T14:20:00Z">
        <w:r w:rsidR="00D44510" w:rsidRPr="005A785E" w:rsidDel="00E61C74">
          <w:rPr>
            <w:lang w:val="en-GB"/>
          </w:rPr>
          <w:delText xml:space="preserve">Repeated updates of weighting and revalidations of the algorithms have resulted in numerous variations of the </w:delText>
        </w:r>
      </w:del>
      <w:del w:id="250" w:author="Nils Hailer" w:date="2016-11-28T14:19:00Z">
        <w:r w:rsidR="00D44510" w:rsidRPr="005A785E" w:rsidDel="00E61C74">
          <w:rPr>
            <w:lang w:val="en-GB"/>
          </w:rPr>
          <w:delText xml:space="preserve">same </w:delText>
        </w:r>
      </w:del>
      <w:del w:id="251" w:author="Nils Hailer" w:date="2016-11-28T14:20:00Z">
        <w:r w:rsidR="00D44510" w:rsidRPr="005A785E" w:rsidDel="00E61C74">
          <w:rPr>
            <w:lang w:val="en-GB"/>
          </w:rPr>
          <w:delText xml:space="preserve">algorithm and hence </w:delText>
        </w:r>
      </w:del>
      <w:del w:id="252" w:author="Nils Hailer" w:date="2016-11-28T14:19:00Z">
        <w:r w:rsidR="00D44510" w:rsidRPr="005A785E" w:rsidDel="00E61C74">
          <w:rPr>
            <w:lang w:val="en-GB"/>
          </w:rPr>
          <w:delText xml:space="preserve">a remaining </w:delText>
        </w:r>
      </w:del>
      <w:del w:id="253" w:author="Nils Hailer" w:date="2016-11-28T14:20:00Z">
        <w:r w:rsidR="00D44510" w:rsidRPr="005A785E" w:rsidDel="00E61C74">
          <w:rPr>
            <w:lang w:val="en-GB"/>
          </w:rPr>
          <w:delText xml:space="preserve">uncertainty regarding interpretation of </w:delText>
        </w:r>
      </w:del>
      <w:del w:id="254" w:author="Nils Hailer" w:date="2016-11-28T14:19:00Z">
        <w:r w:rsidR="00D44510" w:rsidRPr="005A785E" w:rsidDel="00E61C74">
          <w:rPr>
            <w:lang w:val="en-GB"/>
          </w:rPr>
          <w:delText>and comparison between different studies.</w:delText>
        </w:r>
      </w:del>
      <w:del w:id="255" w:author="Nils Hailer" w:date="2016-11-28T14:20:00Z">
        <w:r w:rsidR="00D44510" w:rsidRPr="005A785E" w:rsidDel="00E61C74">
          <w:rPr>
            <w:lang w:val="en-GB"/>
          </w:rPr>
          <w:delText xml:space="preserve"> </w:delText>
        </w:r>
      </w:del>
    </w:p>
    <w:p w14:paraId="30311C8D" w14:textId="2773256A" w:rsidR="009144F1" w:rsidRPr="005A785E" w:rsidRDefault="009144F1" w:rsidP="009144F1">
      <w:pPr>
        <w:rPr>
          <w:lang w:val="en-GB"/>
        </w:rPr>
      </w:pPr>
    </w:p>
    <w:p w14:paraId="26F9DCBB" w14:textId="77777777" w:rsidR="0068432A" w:rsidRPr="005A785E" w:rsidRDefault="0068432A" w:rsidP="0068432A">
      <w:pPr>
        <w:pStyle w:val="Rubrik2"/>
      </w:pPr>
      <w:r w:rsidRPr="005A785E">
        <w:t>What this study adds:</w:t>
      </w:r>
    </w:p>
    <w:p w14:paraId="6A9DA59D" w14:textId="700BF564" w:rsidR="00D44510" w:rsidRPr="005A785E" w:rsidRDefault="00D44510" w:rsidP="00D44510">
      <w:pPr>
        <w:pStyle w:val="Kommentarer"/>
        <w:spacing w:line="480" w:lineRule="auto"/>
        <w:rPr>
          <w:lang w:val="en-GB"/>
        </w:rPr>
      </w:pPr>
      <w:del w:id="256" w:author="Nils Hailer" w:date="2016-11-28T14:23:00Z">
        <w:r w:rsidRPr="005A785E" w:rsidDel="006267E6">
          <w:rPr>
            <w:lang w:val="en-GB"/>
          </w:rPr>
          <w:delText>In our clinical departments an easily applicable tool with few dimensions is needed. We found that t</w:delText>
        </w:r>
      </w:del>
      <w:ins w:id="257" w:author="Nils Hailer" w:date="2016-11-28T14:23:00Z">
        <w:r w:rsidR="006267E6">
          <w:rPr>
            <w:lang w:val="en-GB"/>
          </w:rPr>
          <w:t>T</w:t>
        </w:r>
      </w:ins>
      <w:r w:rsidRPr="005A785E">
        <w:rPr>
          <w:lang w:val="en-GB"/>
        </w:rPr>
        <w:t xml:space="preserve">he combination of </w:t>
      </w:r>
      <w:r w:rsidR="00B32610" w:rsidRPr="00B32610">
        <w:t>age, gender, presence of heart infarction or renal disease</w:t>
      </w:r>
      <w:del w:id="258" w:author="Nils Hailer" w:date="2016-11-28T14:23:00Z">
        <w:r w:rsidR="00B32610" w:rsidDel="006267E6">
          <w:delText xml:space="preserve"> </w:delText>
        </w:r>
        <w:r w:rsidR="00B32610" w:rsidRPr="005A785E" w:rsidDel="006267E6">
          <w:rPr>
            <w:lang w:val="en-GB"/>
          </w:rPr>
          <w:delText>the last 12 months</w:delText>
        </w:r>
      </w:del>
      <w:r w:rsidR="00B32610" w:rsidRPr="00B32610">
        <w:t xml:space="preserve">, and ASA grade </w:t>
      </w:r>
      <w:del w:id="259" w:author="Nils Hailer" w:date="2016-11-28T14:23:00Z">
        <w:r w:rsidR="00B32610" w:rsidRPr="00B32610" w:rsidDel="006267E6">
          <w:delText xml:space="preserve">is the best </w:delText>
        </w:r>
      </w:del>
      <w:ins w:id="260" w:author="Nils Hailer" w:date="2016-11-28T14:23:00Z">
        <w:r w:rsidR="006267E6">
          <w:t xml:space="preserve">was a better </w:t>
        </w:r>
      </w:ins>
      <w:r w:rsidR="00B32610" w:rsidRPr="00B32610">
        <w:t>predictor of mortality</w:t>
      </w:r>
      <w:r w:rsidR="00B32610" w:rsidRPr="00B32610">
        <w:rPr>
          <w:lang w:val="en-GB"/>
        </w:rPr>
        <w:t xml:space="preserve"> </w:t>
      </w:r>
      <w:r w:rsidR="0033745A" w:rsidRPr="005A785E">
        <w:rPr>
          <w:lang w:val="en-GB"/>
        </w:rPr>
        <w:t xml:space="preserve">after primary THA </w:t>
      </w:r>
      <w:del w:id="261" w:author="Nils Hailer" w:date="2016-11-28T14:23:00Z">
        <w:r w:rsidR="0033745A" w:rsidRPr="005A785E" w:rsidDel="006267E6">
          <w:rPr>
            <w:lang w:val="en-GB"/>
          </w:rPr>
          <w:delText>compared to commonly used coding algorithms (</w:delText>
        </w:r>
      </w:del>
      <w:ins w:id="262" w:author="Nils Hailer" w:date="2016-11-28T14:23:00Z">
        <w:r w:rsidR="006267E6">
          <w:rPr>
            <w:lang w:val="en-GB"/>
          </w:rPr>
          <w:t xml:space="preserve">than the more complex comorbidity measures </w:t>
        </w:r>
      </w:ins>
      <w:del w:id="263" w:author="Nils Hailer" w:date="2016-11-28T14:24:00Z">
        <w:r w:rsidR="0033745A" w:rsidRPr="005A785E" w:rsidDel="006267E6">
          <w:rPr>
            <w:lang w:val="en-GB"/>
          </w:rPr>
          <w:delText xml:space="preserve">ie </w:delText>
        </w:r>
      </w:del>
      <w:r w:rsidR="0033745A" w:rsidRPr="005A785E">
        <w:rPr>
          <w:lang w:val="en-GB"/>
        </w:rPr>
        <w:t>Charlson Comorbidity Index, Elixhauser Score and RxRiskV</w:t>
      </w:r>
      <w:del w:id="264" w:author="Nils Hailer" w:date="2016-11-28T14:24:00Z">
        <w:r w:rsidR="0033745A" w:rsidRPr="005A785E" w:rsidDel="006267E6">
          <w:rPr>
            <w:lang w:val="en-GB"/>
          </w:rPr>
          <w:delText>)</w:delText>
        </w:r>
      </w:del>
      <w:r w:rsidRPr="005A785E">
        <w:rPr>
          <w:lang w:val="en-GB"/>
        </w:rPr>
        <w:t>.</w:t>
      </w:r>
      <w:ins w:id="265" w:author="Nils Hailer" w:date="2016-11-28T14:24:00Z">
        <w:r w:rsidR="006267E6">
          <w:rPr>
            <w:lang w:val="en-GB"/>
          </w:rPr>
          <w:t xml:space="preserve">. Thus, </w:t>
        </w:r>
      </w:ins>
      <w:ins w:id="266" w:author="Nils Hailer" w:date="2016-11-28T14:25:00Z">
        <w:r w:rsidR="006267E6">
          <w:rPr>
            <w:lang w:val="en-GB"/>
          </w:rPr>
          <w:t xml:space="preserve">a five-item instrument </w:t>
        </w:r>
      </w:ins>
      <w:ins w:id="267" w:author="Nils Hailer" w:date="2016-11-28T14:24:00Z">
        <w:r w:rsidR="006267E6">
          <w:rPr>
            <w:lang w:val="en-GB"/>
          </w:rPr>
          <w:t xml:space="preserve">that </w:t>
        </w:r>
      </w:ins>
      <w:ins w:id="268" w:author="Nils Hailer" w:date="2016-11-28T14:25:00Z">
        <w:r w:rsidR="006267E6">
          <w:rPr>
            <w:lang w:val="en-GB"/>
          </w:rPr>
          <w:t xml:space="preserve">is </w:t>
        </w:r>
      </w:ins>
      <w:ins w:id="269" w:author="Nils Hailer" w:date="2016-11-28T14:24:00Z">
        <w:r w:rsidR="006267E6">
          <w:rPr>
            <w:lang w:val="en-GB"/>
          </w:rPr>
          <w:t xml:space="preserve">easily available in a clinical setting could both simplify research on mortality after major surgery and be developed into </w:t>
        </w:r>
      </w:ins>
      <w:ins w:id="270" w:author="Nils Hailer" w:date="2016-11-28T14:26:00Z">
        <w:r w:rsidR="006267E6">
          <w:rPr>
            <w:lang w:val="en-GB"/>
          </w:rPr>
          <w:t xml:space="preserve">a </w:t>
        </w:r>
      </w:ins>
      <w:ins w:id="271" w:author="Nils Hailer" w:date="2016-11-28T14:24:00Z">
        <w:r w:rsidR="006267E6">
          <w:rPr>
            <w:lang w:val="en-GB"/>
          </w:rPr>
          <w:t xml:space="preserve">simple risk prediction </w:t>
        </w:r>
      </w:ins>
      <w:ins w:id="272" w:author="Nils Hailer" w:date="2016-11-28T14:26:00Z">
        <w:r w:rsidR="006267E6">
          <w:rPr>
            <w:lang w:val="en-GB"/>
          </w:rPr>
          <w:t>tool.</w:t>
        </w:r>
      </w:ins>
      <w:bookmarkStart w:id="273" w:name="_GoBack"/>
      <w:bookmarkEnd w:id="273"/>
    </w:p>
    <w:p w14:paraId="215A46E4" w14:textId="77777777" w:rsidR="0068432A" w:rsidRPr="005A785E" w:rsidRDefault="0068432A" w:rsidP="002C6448">
      <w:pPr>
        <w:spacing w:line="480" w:lineRule="auto"/>
        <w:rPr>
          <w:lang w:val="en-GB"/>
        </w:rPr>
      </w:pPr>
    </w:p>
    <w:p w14:paraId="0A5CF86A" w14:textId="62BECBFC" w:rsidR="00E61BF2" w:rsidRPr="005A785E" w:rsidRDefault="00F61ADD" w:rsidP="00F30DA8">
      <w:pPr>
        <w:pStyle w:val="Rubrik1"/>
        <w:rPr>
          <w:lang w:val="en-GB"/>
        </w:rPr>
      </w:pPr>
      <w:r w:rsidRPr="005A785E">
        <w:rPr>
          <w:rFonts w:eastAsia="Arial" w:cs="Arial"/>
          <w:lang w:val="en-GB"/>
        </w:rPr>
        <w:br w:type="page"/>
      </w:r>
      <w:r w:rsidR="009749F1" w:rsidRPr="005A785E">
        <w:rPr>
          <w:lang w:val="en-GB"/>
        </w:rPr>
        <w:lastRenderedPageBreak/>
        <w:t>Bibliography</w:t>
      </w:r>
    </w:p>
    <w:p w14:paraId="5E30E43D" w14:textId="77777777" w:rsidR="002C400F" w:rsidRPr="002C400F" w:rsidRDefault="00E61BF2" w:rsidP="002C400F">
      <w:pPr>
        <w:rPr>
          <w:rFonts w:ascii="Cambria" w:hAnsi="Cambria"/>
          <w:noProof/>
          <w:lang w:val="en-GB"/>
        </w:rPr>
      </w:pPr>
      <w:r w:rsidRPr="005A785E">
        <w:rPr>
          <w:lang w:val="en-GB"/>
        </w:rPr>
        <w:fldChar w:fldCharType="begin"/>
      </w:r>
      <w:r w:rsidRPr="005A785E">
        <w:rPr>
          <w:lang w:val="en-GB"/>
        </w:rPr>
        <w:instrText xml:space="preserve"> ADDIN EN.REFLIST </w:instrText>
      </w:r>
      <w:r w:rsidRPr="005A785E">
        <w:rPr>
          <w:lang w:val="en-GB"/>
        </w:rPr>
        <w:fldChar w:fldCharType="separate"/>
      </w:r>
      <w:bookmarkStart w:id="274" w:name="_ENREF_1"/>
      <w:r w:rsidR="002C400F" w:rsidRPr="002C400F">
        <w:rPr>
          <w:rFonts w:ascii="Cambria" w:hAnsi="Cambria"/>
          <w:noProof/>
          <w:lang w:val="en-GB"/>
        </w:rPr>
        <w:t>1.</w:t>
      </w:r>
      <w:r w:rsidR="002C400F" w:rsidRPr="002C400F">
        <w:rPr>
          <w:rFonts w:ascii="Cambria" w:hAnsi="Cambria"/>
          <w:noProof/>
          <w:lang w:val="en-GB"/>
        </w:rPr>
        <w:tab/>
        <w:t>Inacio MC, Pratt NL, Roughead EE, Graves SE. Using Medications for Prediction of Revision after Total Joint Arthroplasty. The Journal of arthroplasty. 2015 Dec;30(12):2061-70. PubMed PMID: 26190569.</w:t>
      </w:r>
      <w:bookmarkEnd w:id="274"/>
    </w:p>
    <w:p w14:paraId="240F220A" w14:textId="77777777" w:rsidR="002C400F" w:rsidRPr="002C400F" w:rsidRDefault="002C400F" w:rsidP="002C400F">
      <w:pPr>
        <w:rPr>
          <w:rFonts w:ascii="Cambria" w:hAnsi="Cambria"/>
          <w:noProof/>
          <w:lang w:val="en-GB"/>
        </w:rPr>
      </w:pPr>
      <w:bookmarkStart w:id="275" w:name="_ENREF_2"/>
      <w:r w:rsidRPr="002C400F">
        <w:rPr>
          <w:rFonts w:ascii="Cambria" w:hAnsi="Cambria"/>
          <w:noProof/>
          <w:lang w:val="en-GB"/>
        </w:rPr>
        <w:t>2.</w:t>
      </w:r>
      <w:r w:rsidRPr="002C400F">
        <w:rPr>
          <w:rFonts w:ascii="Cambria" w:hAnsi="Cambria"/>
          <w:noProof/>
          <w:lang w:val="en-GB"/>
        </w:rPr>
        <w:tab/>
        <w:t>Gordon M, Stark A, Skoldenberg OG, Karrholm J, Garellick G. The influence of comorbidity scores on re-operations following primary total hip replacement: comparison and validation of three comorbidity measures. Bone Joint J. 2013 Sep;95-B(9):1184-91. PubMed PMID: 23997129. Epub 2013/09/03. eng.</w:t>
      </w:r>
      <w:bookmarkEnd w:id="275"/>
    </w:p>
    <w:p w14:paraId="003601E8" w14:textId="77777777" w:rsidR="002C400F" w:rsidRPr="002C400F" w:rsidRDefault="002C400F" w:rsidP="002C400F">
      <w:pPr>
        <w:rPr>
          <w:rFonts w:ascii="Cambria" w:hAnsi="Cambria"/>
          <w:noProof/>
          <w:lang w:val="en-GB"/>
        </w:rPr>
      </w:pPr>
      <w:bookmarkStart w:id="276" w:name="_ENREF_3"/>
      <w:r w:rsidRPr="002C400F">
        <w:rPr>
          <w:rFonts w:ascii="Cambria" w:hAnsi="Cambria"/>
          <w:noProof/>
          <w:lang w:val="en-GB"/>
        </w:rPr>
        <w:t>3.</w:t>
      </w:r>
      <w:r w:rsidRPr="002C400F">
        <w:rPr>
          <w:rFonts w:ascii="Cambria" w:hAnsi="Cambria"/>
          <w:noProof/>
          <w:lang w:val="en-GB"/>
        </w:rPr>
        <w:tab/>
        <w:t>Hofstede SN, Gademan MG, Vliet Vlieland TP, Nelissen RG, Marang-van de Mheen PJ. Preoperative predictors for outcomes after total hip replacement in patients with osteoarthritis: a systematic review. BMC musculoskeletal disorders. 2016;17:212. PubMed PMID: 27184266. Pubmed Central PMCID: 4869370.</w:t>
      </w:r>
      <w:bookmarkEnd w:id="276"/>
    </w:p>
    <w:p w14:paraId="63FEC5A4" w14:textId="77777777" w:rsidR="002C400F" w:rsidRPr="002C400F" w:rsidRDefault="002C400F" w:rsidP="002C400F">
      <w:pPr>
        <w:rPr>
          <w:rFonts w:ascii="Cambria" w:hAnsi="Cambria"/>
          <w:noProof/>
          <w:lang w:val="en-GB"/>
        </w:rPr>
      </w:pPr>
      <w:bookmarkStart w:id="277" w:name="_ENREF_4"/>
      <w:r w:rsidRPr="002C400F">
        <w:rPr>
          <w:rFonts w:ascii="Cambria" w:hAnsi="Cambria"/>
          <w:noProof/>
          <w:lang w:val="en-GB"/>
        </w:rPr>
        <w:t>4.</w:t>
      </w:r>
      <w:r w:rsidRPr="002C400F">
        <w:rPr>
          <w:rFonts w:ascii="Cambria" w:hAnsi="Cambria"/>
          <w:noProof/>
          <w:lang w:val="en-GB"/>
        </w:rPr>
        <w:tab/>
        <w:t>Bozic KJ, Bashyal RK, Anthony SG, Chiu V, Shulman B, Rubash HE. Is administratively coded comorbidity and complication data in total joint arthroplasty valid? Clinical orthopaedics and related research. 2013 Jan;471(1):201-5. PubMed PMID: 22528384. Pubmed Central PMCID: 3528892.</w:t>
      </w:r>
      <w:bookmarkEnd w:id="277"/>
    </w:p>
    <w:p w14:paraId="1ECFF42C" w14:textId="77777777" w:rsidR="002C400F" w:rsidRPr="002C400F" w:rsidRDefault="002C400F" w:rsidP="002C400F">
      <w:pPr>
        <w:rPr>
          <w:rFonts w:ascii="Cambria" w:hAnsi="Cambria"/>
          <w:noProof/>
          <w:lang w:val="en-GB"/>
        </w:rPr>
      </w:pPr>
      <w:bookmarkStart w:id="278" w:name="_ENREF_5"/>
      <w:r w:rsidRPr="002C400F">
        <w:rPr>
          <w:rFonts w:ascii="Cambria" w:hAnsi="Cambria"/>
          <w:noProof/>
          <w:lang w:val="en-GB"/>
        </w:rPr>
        <w:t>5.</w:t>
      </w:r>
      <w:r w:rsidRPr="002C400F">
        <w:rPr>
          <w:rFonts w:ascii="Cambria" w:hAnsi="Cambria"/>
          <w:noProof/>
          <w:lang w:val="en-GB"/>
        </w:rPr>
        <w:tab/>
        <w:t>Inacio MC, Pratt NL, Roughead EE, Graves SE. Evaluation of three co-morbidity measures to predict mortality in patients undergoing total joint arthroplasty. Osteoarthritis and cartilage / OARS, Osteoarthritis Research Society. 2016 Oct;24(10):1718-26. PubMed PMID: 27188683.</w:t>
      </w:r>
      <w:bookmarkEnd w:id="278"/>
    </w:p>
    <w:p w14:paraId="66F9B0CF" w14:textId="77777777" w:rsidR="002C400F" w:rsidRPr="002C400F" w:rsidRDefault="002C400F" w:rsidP="002C400F">
      <w:pPr>
        <w:rPr>
          <w:rFonts w:ascii="Cambria" w:hAnsi="Cambria"/>
          <w:noProof/>
          <w:lang w:val="en-GB"/>
        </w:rPr>
      </w:pPr>
      <w:bookmarkStart w:id="279" w:name="_ENREF_6"/>
      <w:r w:rsidRPr="002C400F">
        <w:rPr>
          <w:rFonts w:ascii="Cambria" w:hAnsi="Cambria"/>
          <w:noProof/>
          <w:lang w:val="en-GB"/>
        </w:rPr>
        <w:t>6.</w:t>
      </w:r>
      <w:r w:rsidRPr="002C400F">
        <w:rPr>
          <w:rFonts w:ascii="Cambria" w:hAnsi="Cambria"/>
          <w:noProof/>
          <w:lang w:val="en-GB"/>
        </w:rPr>
        <w:tab/>
        <w:t>Sundararajan V, Henderson T, Perry C, Muggivan A, Quan H, Ghali WA. New ICD-10 version of the Charlson comorbidity index predicted in-hospital mortality. Journal of clinical epidemiology. 2004 Dec;57(12):1288-94. PubMed PMID: 15617955.</w:t>
      </w:r>
      <w:bookmarkEnd w:id="279"/>
    </w:p>
    <w:p w14:paraId="671CA417" w14:textId="77777777" w:rsidR="002C400F" w:rsidRPr="002C400F" w:rsidRDefault="002C400F" w:rsidP="002C400F">
      <w:pPr>
        <w:rPr>
          <w:rFonts w:ascii="Cambria" w:hAnsi="Cambria"/>
          <w:noProof/>
          <w:lang w:val="en-GB"/>
        </w:rPr>
      </w:pPr>
      <w:bookmarkStart w:id="280" w:name="_ENREF_7"/>
      <w:r w:rsidRPr="002C400F">
        <w:rPr>
          <w:rFonts w:ascii="Cambria" w:hAnsi="Cambria"/>
          <w:noProof/>
          <w:lang w:val="en-GB"/>
        </w:rPr>
        <w:t>7.</w:t>
      </w:r>
      <w:r w:rsidRPr="002C400F">
        <w:rPr>
          <w:rFonts w:ascii="Cambria" w:hAnsi="Cambria"/>
          <w:noProof/>
          <w:lang w:val="en-GB"/>
        </w:rPr>
        <w:tab/>
        <w:t>Deyo RA, Cherkin DC, Ciol MA. Adapting a clinical comorbidity index for use with ICD-9-CM administrative databases. Journal of clinical epidemiology. 1992 Jun;45(6):613-9. PubMed PMID: 1607900.</w:t>
      </w:r>
      <w:bookmarkEnd w:id="280"/>
    </w:p>
    <w:p w14:paraId="2E1258E3" w14:textId="77777777" w:rsidR="002C400F" w:rsidRPr="002C400F" w:rsidRDefault="002C400F" w:rsidP="002C400F">
      <w:pPr>
        <w:rPr>
          <w:rFonts w:ascii="Cambria" w:hAnsi="Cambria"/>
          <w:noProof/>
          <w:lang w:val="en-GB"/>
        </w:rPr>
      </w:pPr>
      <w:bookmarkStart w:id="281" w:name="_ENREF_8"/>
      <w:r w:rsidRPr="002C400F">
        <w:rPr>
          <w:rFonts w:ascii="Cambria" w:hAnsi="Cambria"/>
          <w:noProof/>
          <w:lang w:val="en-GB"/>
        </w:rPr>
        <w:t>8.</w:t>
      </w:r>
      <w:r w:rsidRPr="002C400F">
        <w:rPr>
          <w:rFonts w:ascii="Cambria" w:hAnsi="Cambria"/>
          <w:noProof/>
          <w:lang w:val="en-GB"/>
        </w:rPr>
        <w:tab/>
        <w:t>Quan H, Li B, Couris CM, Fushimi K, Graham P, Hider P, et al. Updating and validating the Charlson comorbidity index and score for risk adjustment in hospital discharge abstracts using data from 6 countries. Am J Epidemiol. 2011 Mar 15;173(6):676-82. PubMed PMID: 21330339. Epub 2011/02/19. eng.</w:t>
      </w:r>
      <w:bookmarkEnd w:id="281"/>
    </w:p>
    <w:p w14:paraId="7D9BC6CD" w14:textId="77777777" w:rsidR="002C400F" w:rsidRPr="002C400F" w:rsidRDefault="002C400F" w:rsidP="002C400F">
      <w:pPr>
        <w:rPr>
          <w:rFonts w:ascii="Cambria" w:hAnsi="Cambria"/>
          <w:noProof/>
          <w:lang w:val="en-GB"/>
        </w:rPr>
      </w:pPr>
      <w:bookmarkStart w:id="282" w:name="_ENREF_9"/>
      <w:r w:rsidRPr="002C400F">
        <w:rPr>
          <w:rFonts w:ascii="Cambria" w:hAnsi="Cambria"/>
          <w:noProof/>
          <w:lang w:val="en-GB"/>
        </w:rPr>
        <w:t>9.</w:t>
      </w:r>
      <w:r w:rsidRPr="002C400F">
        <w:rPr>
          <w:rFonts w:ascii="Cambria" w:hAnsi="Cambria"/>
          <w:noProof/>
          <w:lang w:val="en-GB"/>
        </w:rPr>
        <w:tab/>
        <w:t>Cleves MA, Sanchez N, Draheim M. Evaluation of two competing methods for calculating Charlson's comorbidity index when analyzing short-term mortality using administrative data. Journal of clinical epidemiology. 1997 Aug;50(8):903-8. PubMed PMID: 9291875.</w:t>
      </w:r>
      <w:bookmarkEnd w:id="282"/>
    </w:p>
    <w:p w14:paraId="36C0EA09" w14:textId="77777777" w:rsidR="002C400F" w:rsidRPr="002C400F" w:rsidRDefault="002C400F" w:rsidP="002C400F">
      <w:pPr>
        <w:rPr>
          <w:rFonts w:ascii="Cambria" w:hAnsi="Cambria"/>
          <w:noProof/>
          <w:lang w:val="en-GB"/>
        </w:rPr>
      </w:pPr>
      <w:bookmarkStart w:id="283" w:name="_ENREF_10"/>
      <w:r w:rsidRPr="002C400F">
        <w:rPr>
          <w:rFonts w:ascii="Cambria" w:hAnsi="Cambria"/>
          <w:noProof/>
          <w:lang w:val="en-GB"/>
        </w:rPr>
        <w:t>10.</w:t>
      </w:r>
      <w:r w:rsidRPr="002C400F">
        <w:rPr>
          <w:rFonts w:ascii="Cambria" w:hAnsi="Cambria"/>
          <w:noProof/>
          <w:lang w:val="en-GB"/>
        </w:rPr>
        <w:tab/>
        <w:t>van Walraven C, Austin PC, Jennings A, Quan H, Forster AJ. A modification of the Elixhauser comorbidity measures into a point system for hospital death using administrative data. Medical care. 2009 Jun;47(6):626-33. PubMed PMID: 19433995.</w:t>
      </w:r>
      <w:bookmarkEnd w:id="283"/>
    </w:p>
    <w:p w14:paraId="0C52B5D8" w14:textId="77777777" w:rsidR="002C400F" w:rsidRPr="002C400F" w:rsidRDefault="002C400F" w:rsidP="002C400F">
      <w:pPr>
        <w:rPr>
          <w:rFonts w:ascii="Cambria" w:hAnsi="Cambria"/>
          <w:noProof/>
          <w:lang w:val="en-GB"/>
        </w:rPr>
      </w:pPr>
      <w:bookmarkStart w:id="284" w:name="_ENREF_11"/>
      <w:r w:rsidRPr="002C400F">
        <w:rPr>
          <w:rFonts w:ascii="Cambria" w:hAnsi="Cambria"/>
          <w:noProof/>
          <w:lang w:val="en-GB"/>
        </w:rPr>
        <w:t>11.</w:t>
      </w:r>
      <w:r w:rsidRPr="002C400F">
        <w:rPr>
          <w:rFonts w:ascii="Cambria" w:hAnsi="Cambria"/>
          <w:noProof/>
          <w:lang w:val="en-GB"/>
        </w:rPr>
        <w:tab/>
        <w:t>Manning DW, Edelstein AI, Alvi HM. Risk Prediction Tools for Hip and Knee Arthroplasty. The Journal of the American Academy of Orthopaedic Surgeons. 2016 Jan;24(1):19-27. PubMed PMID: 26604220.</w:t>
      </w:r>
      <w:bookmarkEnd w:id="284"/>
    </w:p>
    <w:p w14:paraId="275F0127" w14:textId="77777777" w:rsidR="002C400F" w:rsidRPr="002C400F" w:rsidRDefault="002C400F" w:rsidP="002C400F">
      <w:pPr>
        <w:rPr>
          <w:rFonts w:ascii="Cambria" w:hAnsi="Cambria"/>
          <w:noProof/>
          <w:lang w:val="en-GB"/>
        </w:rPr>
      </w:pPr>
      <w:bookmarkStart w:id="285" w:name="_ENREF_12"/>
      <w:r w:rsidRPr="002C400F">
        <w:rPr>
          <w:rFonts w:ascii="Cambria" w:hAnsi="Cambria"/>
          <w:noProof/>
          <w:lang w:val="en-GB"/>
        </w:rPr>
        <w:t>12.</w:t>
      </w:r>
      <w:r w:rsidRPr="002C400F">
        <w:rPr>
          <w:rFonts w:ascii="Cambria" w:hAnsi="Cambria"/>
          <w:noProof/>
          <w:lang w:val="en-GB"/>
        </w:rPr>
        <w:tab/>
        <w:t>Gerdin M, Roy N, Khajanchi M, Kumar V, Fellander-Tsai L, Petzold M, et al. Validation of a novel prediction model for early mortality in adult trauma patients in three public university hospitals in urban India. BMC emergency medicine. 2016;16:15. PubMed PMID: 26905408. Pubmed Central PMCID: 4763419.</w:t>
      </w:r>
      <w:bookmarkEnd w:id="285"/>
    </w:p>
    <w:p w14:paraId="785B3BC9" w14:textId="77777777" w:rsidR="002C400F" w:rsidRPr="002C400F" w:rsidRDefault="002C400F" w:rsidP="002C400F">
      <w:pPr>
        <w:rPr>
          <w:rFonts w:ascii="Cambria" w:hAnsi="Cambria"/>
          <w:noProof/>
          <w:lang w:val="en-GB"/>
        </w:rPr>
      </w:pPr>
      <w:bookmarkStart w:id="286" w:name="_ENREF_13"/>
      <w:r w:rsidRPr="002C400F">
        <w:rPr>
          <w:rFonts w:ascii="Cambria" w:hAnsi="Cambria"/>
          <w:noProof/>
          <w:lang w:val="en-GB"/>
        </w:rPr>
        <w:t>13.</w:t>
      </w:r>
      <w:r w:rsidRPr="002C400F">
        <w:rPr>
          <w:rFonts w:ascii="Cambria" w:hAnsi="Cambria"/>
          <w:noProof/>
          <w:lang w:val="en-GB"/>
        </w:rPr>
        <w:tab/>
        <w:t xml:space="preserve">Soderman P, Malchau H, Herberts P, Johnell O. Are the findings in the Swedish National Total Hip Arthroplasty Register valid? A comparison between the Swedish National Total Hip Arthroplasty Register, the National Discharge Register, and </w:t>
      </w:r>
      <w:r w:rsidRPr="002C400F">
        <w:rPr>
          <w:rFonts w:ascii="Cambria" w:hAnsi="Cambria"/>
          <w:noProof/>
          <w:lang w:val="en-GB"/>
        </w:rPr>
        <w:lastRenderedPageBreak/>
        <w:t>the National Death Register. The Journal of arthroplasty. 2000 Oct;15(7):884-9. PubMed PMID: 11061449.</w:t>
      </w:r>
      <w:bookmarkEnd w:id="286"/>
    </w:p>
    <w:p w14:paraId="3C59972F" w14:textId="7C6F96E9" w:rsidR="002C400F" w:rsidRPr="002C400F" w:rsidRDefault="002C400F" w:rsidP="002C400F">
      <w:pPr>
        <w:rPr>
          <w:rFonts w:ascii="Cambria" w:hAnsi="Cambria"/>
          <w:noProof/>
          <w:lang w:val="en-GB"/>
        </w:rPr>
      </w:pPr>
      <w:bookmarkStart w:id="287" w:name="_ENREF_14"/>
      <w:r w:rsidRPr="002C400F">
        <w:rPr>
          <w:rFonts w:ascii="Cambria" w:hAnsi="Cambria"/>
          <w:noProof/>
          <w:lang w:val="en-GB"/>
        </w:rPr>
        <w:t>14.</w:t>
      </w:r>
      <w:r w:rsidRPr="002C400F">
        <w:rPr>
          <w:rFonts w:ascii="Cambria" w:hAnsi="Cambria"/>
          <w:noProof/>
          <w:lang w:val="en-GB"/>
        </w:rPr>
        <w:tab/>
        <w:t xml:space="preserve">Swedish Hip Arthroplasty Register (SHAR). The Annual Report 2014. </w:t>
      </w:r>
      <w:hyperlink r:id="rId10" w:history="1">
        <w:r w:rsidRPr="002C400F">
          <w:rPr>
            <w:rStyle w:val="Hyperlnk"/>
            <w:noProof/>
          </w:rPr>
          <w:t>http://www.shpr.se/</w:t>
        </w:r>
      </w:hyperlink>
      <w:r w:rsidRPr="002C400F">
        <w:rPr>
          <w:rFonts w:ascii="Cambria" w:hAnsi="Cambria"/>
          <w:noProof/>
          <w:lang w:val="en-GB"/>
        </w:rPr>
        <w:t>.</w:t>
      </w:r>
      <w:bookmarkEnd w:id="287"/>
    </w:p>
    <w:p w14:paraId="325FBDA4" w14:textId="77777777" w:rsidR="002C400F" w:rsidRPr="002C400F" w:rsidRDefault="002C400F" w:rsidP="002C400F">
      <w:pPr>
        <w:rPr>
          <w:rFonts w:ascii="Cambria" w:hAnsi="Cambria"/>
          <w:noProof/>
          <w:lang w:val="en-GB"/>
        </w:rPr>
      </w:pPr>
      <w:bookmarkStart w:id="288" w:name="_ENREF_15"/>
      <w:r w:rsidRPr="002C400F">
        <w:rPr>
          <w:rFonts w:ascii="Cambria" w:hAnsi="Cambria"/>
          <w:noProof/>
          <w:lang w:val="en-GB"/>
        </w:rPr>
        <w:t>15.</w:t>
      </w:r>
      <w:r w:rsidRPr="002C400F">
        <w:rPr>
          <w:rFonts w:ascii="Cambria" w:hAnsi="Cambria"/>
          <w:noProof/>
          <w:lang w:val="en-GB"/>
        </w:rPr>
        <w:tab/>
        <w:t>Soderman P, Malchau H, Herberts P, Zugner R, Regner H, Garellick G. Outcome after total hip arthroplasty: Part II. Disease-specific follow-up and the Swedish National Total Hip Arthroplasty Register. Acta Orthop Scand. 2001 Apr;72(2):113-9. PubMed PMID: 11372940.</w:t>
      </w:r>
      <w:bookmarkEnd w:id="288"/>
    </w:p>
    <w:p w14:paraId="04755914" w14:textId="77777777" w:rsidR="002C400F" w:rsidRPr="002C400F" w:rsidRDefault="002C400F" w:rsidP="002C400F">
      <w:pPr>
        <w:rPr>
          <w:rFonts w:ascii="Cambria" w:hAnsi="Cambria"/>
          <w:noProof/>
          <w:lang w:val="en-GB"/>
        </w:rPr>
      </w:pPr>
      <w:bookmarkStart w:id="289" w:name="_ENREF_16"/>
      <w:r w:rsidRPr="002C400F">
        <w:rPr>
          <w:rFonts w:ascii="Cambria" w:hAnsi="Cambria"/>
          <w:noProof/>
          <w:lang w:val="en-GB"/>
        </w:rPr>
        <w:t>16.</w:t>
      </w:r>
      <w:r w:rsidRPr="002C400F">
        <w:rPr>
          <w:rFonts w:ascii="Cambria" w:hAnsi="Cambria"/>
          <w:noProof/>
          <w:lang w:val="en-GB"/>
        </w:rPr>
        <w:tab/>
        <w:t>Ludvigsson JF, Andersson E, Ekbom A, Feychting M, Kim JL, Reuterwall C, et al. External review and validation of the Swedish national inpatient register. BMC public health. 2011;11:450. PubMed PMID: 21658213. Pubmed Central PMCID: Pmc3142234. Epub 2011/06/11. eng.</w:t>
      </w:r>
      <w:bookmarkEnd w:id="289"/>
    </w:p>
    <w:p w14:paraId="5C93C9F2" w14:textId="77777777" w:rsidR="002C400F" w:rsidRPr="002C400F" w:rsidRDefault="002C400F" w:rsidP="002C400F">
      <w:pPr>
        <w:rPr>
          <w:rFonts w:ascii="Cambria" w:hAnsi="Cambria"/>
          <w:noProof/>
          <w:lang w:val="en-GB"/>
        </w:rPr>
      </w:pPr>
      <w:bookmarkStart w:id="290" w:name="_ENREF_17"/>
      <w:r w:rsidRPr="002C400F">
        <w:rPr>
          <w:rFonts w:ascii="Cambria" w:hAnsi="Cambria"/>
          <w:noProof/>
          <w:lang w:val="en-GB"/>
        </w:rPr>
        <w:t>17.</w:t>
      </w:r>
      <w:r w:rsidRPr="002C400F">
        <w:rPr>
          <w:rFonts w:ascii="Cambria" w:hAnsi="Cambria"/>
          <w:noProof/>
          <w:lang w:val="en-GB"/>
        </w:rPr>
        <w:tab/>
        <w:t>Charlson ME, Pompei P, Ales KL, MacKenzie CR. A new method of classifying prognostic comorbidity in longitudinal studies: development and validation. J Chronic Dis. 1987;40(5):373-83. PubMed PMID: 3558716.</w:t>
      </w:r>
      <w:bookmarkEnd w:id="290"/>
    </w:p>
    <w:p w14:paraId="1408A4D3" w14:textId="77777777" w:rsidR="002C400F" w:rsidRPr="002C400F" w:rsidRDefault="002C400F" w:rsidP="002C400F">
      <w:pPr>
        <w:rPr>
          <w:rFonts w:ascii="Cambria" w:hAnsi="Cambria"/>
          <w:noProof/>
          <w:lang w:val="en-GB"/>
        </w:rPr>
      </w:pPr>
      <w:bookmarkStart w:id="291" w:name="_ENREF_18"/>
      <w:r w:rsidRPr="002C400F">
        <w:rPr>
          <w:rFonts w:ascii="Cambria" w:hAnsi="Cambria"/>
          <w:noProof/>
          <w:lang w:val="en-GB"/>
        </w:rPr>
        <w:t>18.</w:t>
      </w:r>
      <w:r w:rsidRPr="002C400F">
        <w:rPr>
          <w:rFonts w:ascii="Cambria" w:hAnsi="Cambria"/>
          <w:noProof/>
          <w:lang w:val="en-GB"/>
        </w:rPr>
        <w:tab/>
        <w:t>Elixhauser A, Steiner C, Harris DR, Coffey RM. Comorbidity measures for use with administrative data. Medical care. 1998 Jan;36(1):8-27. PubMed PMID: 9431328.</w:t>
      </w:r>
      <w:bookmarkEnd w:id="291"/>
    </w:p>
    <w:p w14:paraId="74834BC6" w14:textId="77777777" w:rsidR="002C400F" w:rsidRPr="002C400F" w:rsidRDefault="002C400F" w:rsidP="002C400F">
      <w:pPr>
        <w:rPr>
          <w:rFonts w:ascii="Cambria" w:hAnsi="Cambria"/>
          <w:noProof/>
          <w:lang w:val="en-GB"/>
        </w:rPr>
      </w:pPr>
      <w:bookmarkStart w:id="292" w:name="_ENREF_19"/>
      <w:r w:rsidRPr="002C400F">
        <w:rPr>
          <w:rFonts w:ascii="Cambria" w:hAnsi="Cambria"/>
          <w:noProof/>
          <w:lang w:val="en-GB"/>
        </w:rPr>
        <w:t>19.</w:t>
      </w:r>
      <w:r w:rsidRPr="002C400F">
        <w:rPr>
          <w:rFonts w:ascii="Cambria" w:hAnsi="Cambria"/>
          <w:noProof/>
          <w:lang w:val="en-GB"/>
        </w:rPr>
        <w:tab/>
        <w:t>Fishman PA, Goodman MJ, Hornbrook MC, Meenan RT, Bachman DJ, O'Keeffe Rosetti MC. Risk adjustment using automated ambulatory pharmacy data: the RxRisk model. Medical care. 2003 Jan;41(1):84-99. PubMed PMID: 12544546.</w:t>
      </w:r>
      <w:bookmarkEnd w:id="292"/>
    </w:p>
    <w:p w14:paraId="3456F161" w14:textId="77777777" w:rsidR="002C400F" w:rsidRPr="002C400F" w:rsidRDefault="002C400F" w:rsidP="002C400F">
      <w:pPr>
        <w:rPr>
          <w:rFonts w:ascii="Cambria" w:hAnsi="Cambria"/>
          <w:noProof/>
          <w:lang w:val="en-GB"/>
        </w:rPr>
      </w:pPr>
      <w:bookmarkStart w:id="293" w:name="_ENREF_20"/>
      <w:r w:rsidRPr="002C400F">
        <w:rPr>
          <w:rFonts w:ascii="Cambria" w:hAnsi="Cambria"/>
          <w:noProof/>
          <w:lang w:val="en-GB"/>
        </w:rPr>
        <w:t>20.</w:t>
      </w:r>
      <w:r w:rsidRPr="002C400F">
        <w:rPr>
          <w:rFonts w:ascii="Cambria" w:hAnsi="Cambria"/>
          <w:noProof/>
          <w:lang w:val="en-GB"/>
        </w:rPr>
        <w:tab/>
        <w:t>Sloan KL, Sales AE, Liu CF, Fishman P, Nichol P, Suzuki NT, et al. Construction and characteristics of the RxRisk-V: a VA-adapted pharmacy-based case-mix instrument. Medical care. 2003 Jun;41(6):761-74. PubMed PMID: 12773842.</w:t>
      </w:r>
      <w:bookmarkEnd w:id="293"/>
    </w:p>
    <w:p w14:paraId="1D019423" w14:textId="77777777" w:rsidR="002C400F" w:rsidRPr="002C400F" w:rsidRDefault="002C400F" w:rsidP="002C400F">
      <w:pPr>
        <w:rPr>
          <w:rFonts w:ascii="Cambria" w:hAnsi="Cambria"/>
          <w:noProof/>
          <w:lang w:val="en-GB"/>
        </w:rPr>
      </w:pPr>
      <w:bookmarkStart w:id="294" w:name="_ENREF_21"/>
      <w:r w:rsidRPr="002C400F">
        <w:rPr>
          <w:rFonts w:ascii="Cambria" w:hAnsi="Cambria"/>
          <w:noProof/>
          <w:lang w:val="en-GB"/>
        </w:rPr>
        <w:t>21.</w:t>
      </w:r>
      <w:r w:rsidRPr="002C400F">
        <w:rPr>
          <w:rFonts w:ascii="Cambria" w:hAnsi="Cambria"/>
          <w:noProof/>
          <w:lang w:val="en-GB"/>
        </w:rPr>
        <w:tab/>
        <w:t>Iezzoni LI. Assessing quality using administrative data. Annals of internal medicine. 1997 Oct 15;127(8 Pt 2):666-74. PubMed PMID: 9382378.</w:t>
      </w:r>
      <w:bookmarkEnd w:id="294"/>
    </w:p>
    <w:p w14:paraId="3EB9A48F" w14:textId="77777777" w:rsidR="002C400F" w:rsidRPr="002C400F" w:rsidRDefault="002C400F" w:rsidP="002C400F">
      <w:pPr>
        <w:rPr>
          <w:rFonts w:ascii="Cambria" w:hAnsi="Cambria"/>
          <w:noProof/>
          <w:lang w:val="en-GB"/>
        </w:rPr>
      </w:pPr>
      <w:bookmarkStart w:id="295" w:name="_ENREF_22"/>
      <w:r w:rsidRPr="002C400F">
        <w:rPr>
          <w:rFonts w:ascii="Cambria" w:hAnsi="Cambria"/>
          <w:noProof/>
          <w:lang w:val="en-GB"/>
        </w:rPr>
        <w:t>22.</w:t>
      </w:r>
      <w:r w:rsidRPr="002C400F">
        <w:rPr>
          <w:rFonts w:ascii="Cambria" w:hAnsi="Cambria"/>
          <w:noProof/>
          <w:lang w:val="en-GB"/>
        </w:rPr>
        <w:tab/>
        <w:t>Johnson ML, El-Serag HB, Tran TT, Hartman C, Richardson P, Abraham NS. Adapting the Rx-Risk-V for mortality prediction in outpatient populations. Medical care. 2006 Aug;44(8):793-7. PubMed PMID: 16862043.</w:t>
      </w:r>
      <w:bookmarkEnd w:id="295"/>
    </w:p>
    <w:p w14:paraId="33F0C93B" w14:textId="77777777" w:rsidR="002C400F" w:rsidRPr="002C400F" w:rsidRDefault="002C400F" w:rsidP="002C400F">
      <w:pPr>
        <w:rPr>
          <w:rFonts w:ascii="Cambria" w:hAnsi="Cambria"/>
          <w:noProof/>
          <w:lang w:val="en-GB"/>
        </w:rPr>
      </w:pPr>
      <w:bookmarkStart w:id="296" w:name="_ENREF_23"/>
      <w:r w:rsidRPr="002C400F">
        <w:rPr>
          <w:rFonts w:ascii="Cambria" w:hAnsi="Cambria"/>
          <w:noProof/>
          <w:lang w:val="en-GB"/>
        </w:rPr>
        <w:t>23.</w:t>
      </w:r>
      <w:r w:rsidRPr="002C400F">
        <w:rPr>
          <w:rFonts w:ascii="Cambria" w:hAnsi="Cambria"/>
          <w:noProof/>
          <w:lang w:val="en-GB"/>
        </w:rPr>
        <w:tab/>
        <w:t>Saklad M. Grading of patients for surgical procedures. Anesthesiology. 1941;2:281-4.</w:t>
      </w:r>
      <w:bookmarkEnd w:id="296"/>
    </w:p>
    <w:p w14:paraId="10680408" w14:textId="77777777" w:rsidR="002C400F" w:rsidRPr="002C400F" w:rsidRDefault="002C400F" w:rsidP="002C400F">
      <w:pPr>
        <w:rPr>
          <w:rFonts w:ascii="Cambria" w:hAnsi="Cambria"/>
          <w:noProof/>
          <w:lang w:val="en-GB"/>
        </w:rPr>
      </w:pPr>
      <w:bookmarkStart w:id="297" w:name="_ENREF_24"/>
      <w:r w:rsidRPr="002C400F">
        <w:rPr>
          <w:rFonts w:ascii="Cambria" w:hAnsi="Cambria"/>
          <w:noProof/>
          <w:lang w:val="en-GB"/>
        </w:rPr>
        <w:t>24.</w:t>
      </w:r>
      <w:r w:rsidRPr="002C400F">
        <w:rPr>
          <w:rFonts w:ascii="Cambria" w:hAnsi="Cambria"/>
          <w:noProof/>
          <w:lang w:val="en-GB"/>
        </w:rPr>
        <w:tab/>
        <w:t>Haynes SR, Lawler PG. An assessment of the consistency of ASA physical status classification allocation. Anaesthesia. 1995 Mar;50(3):195-9. PubMed PMID: 7717481.</w:t>
      </w:r>
      <w:bookmarkEnd w:id="297"/>
    </w:p>
    <w:p w14:paraId="502C55B5" w14:textId="77777777" w:rsidR="002C400F" w:rsidRPr="002C400F" w:rsidRDefault="002C400F" w:rsidP="002C400F">
      <w:pPr>
        <w:rPr>
          <w:rFonts w:ascii="Cambria" w:hAnsi="Cambria"/>
          <w:noProof/>
          <w:lang w:val="en-GB"/>
        </w:rPr>
      </w:pPr>
      <w:bookmarkStart w:id="298" w:name="_ENREF_25"/>
      <w:r w:rsidRPr="002C400F">
        <w:rPr>
          <w:rFonts w:ascii="Cambria" w:hAnsi="Cambria"/>
          <w:noProof/>
          <w:lang w:val="en-GB"/>
        </w:rPr>
        <w:t>25.</w:t>
      </w:r>
      <w:r w:rsidRPr="002C400F">
        <w:rPr>
          <w:rFonts w:ascii="Cambria" w:hAnsi="Cambria"/>
          <w:noProof/>
          <w:lang w:val="en-GB"/>
        </w:rPr>
        <w:tab/>
        <w:t>Kork F, Balzer F, Krannich A, Weiss B, Wernecke KD, Spies C. Association of comorbidities with postoperative in-hospital mortality: a retrospective cohort study. Medicine. 2015 Feb;94(8):e576. PubMed PMID: 25715258. Pubmed Central PMCID: 4554144.</w:t>
      </w:r>
      <w:bookmarkEnd w:id="298"/>
    </w:p>
    <w:p w14:paraId="7CED56C3" w14:textId="77777777" w:rsidR="002C400F" w:rsidRPr="002C400F" w:rsidRDefault="002C400F" w:rsidP="002C400F">
      <w:pPr>
        <w:rPr>
          <w:rFonts w:ascii="Cambria" w:hAnsi="Cambria"/>
          <w:noProof/>
          <w:lang w:val="en-GB"/>
        </w:rPr>
      </w:pPr>
      <w:bookmarkStart w:id="299" w:name="_ENREF_26"/>
      <w:r w:rsidRPr="002C400F">
        <w:rPr>
          <w:rFonts w:ascii="Cambria" w:hAnsi="Cambria"/>
          <w:noProof/>
          <w:lang w:val="en-GB"/>
        </w:rPr>
        <w:t>26.</w:t>
      </w:r>
      <w:r w:rsidRPr="002C400F">
        <w:rPr>
          <w:rFonts w:ascii="Cambria" w:hAnsi="Cambria"/>
          <w:noProof/>
          <w:lang w:val="en-GB"/>
        </w:rPr>
        <w:tab/>
        <w:t>Whitmore RG, Stephen JH, Vernick C, Campbell PG, Yadla S, Ghobrial GM, et al. ASA grade and Charlson Comorbidity Index of spinal surgery patients: correlation with complications and societal costs. The spine journal : official journal of the North American Spine Society. 2014 Jan;14(1):31-8. PubMed PMID: 23602377.</w:t>
      </w:r>
      <w:bookmarkEnd w:id="299"/>
    </w:p>
    <w:p w14:paraId="583C1F51" w14:textId="77777777" w:rsidR="002C400F" w:rsidRPr="002C400F" w:rsidRDefault="002C400F" w:rsidP="002C400F">
      <w:pPr>
        <w:rPr>
          <w:rFonts w:ascii="Cambria" w:hAnsi="Cambria"/>
          <w:noProof/>
          <w:lang w:val="en-GB"/>
        </w:rPr>
      </w:pPr>
      <w:bookmarkStart w:id="300" w:name="_ENREF_27"/>
      <w:r w:rsidRPr="002C400F">
        <w:rPr>
          <w:rFonts w:ascii="Cambria" w:hAnsi="Cambria"/>
          <w:noProof/>
          <w:lang w:val="en-GB"/>
        </w:rPr>
        <w:t>27.</w:t>
      </w:r>
      <w:r w:rsidRPr="002C400F">
        <w:rPr>
          <w:rFonts w:ascii="Cambria" w:hAnsi="Cambria"/>
          <w:noProof/>
          <w:lang w:val="en-GB"/>
        </w:rPr>
        <w:tab/>
        <w:t>Ranstam J, Karrholm J, Pulkkinen P, Makela K, Espehaug B, Pedersen AB, et al. Statistical analysis of arthroplasty data. I. Introduction and background. Acta orthopaedica. 2011 Jun;82(3):253-7. PubMed PMID: 21619499. Pubmed Central PMCID: 3235301.</w:t>
      </w:r>
      <w:bookmarkEnd w:id="300"/>
    </w:p>
    <w:p w14:paraId="251DACED" w14:textId="77777777" w:rsidR="002C400F" w:rsidRPr="002C400F" w:rsidRDefault="002C400F" w:rsidP="002C400F">
      <w:pPr>
        <w:rPr>
          <w:rFonts w:ascii="Cambria" w:hAnsi="Cambria"/>
          <w:noProof/>
          <w:lang w:val="en-GB"/>
        </w:rPr>
      </w:pPr>
      <w:bookmarkStart w:id="301" w:name="_ENREF_28"/>
      <w:r w:rsidRPr="002C400F">
        <w:rPr>
          <w:rFonts w:ascii="Cambria" w:hAnsi="Cambria"/>
          <w:noProof/>
          <w:lang w:val="en-GB"/>
        </w:rPr>
        <w:t>28.</w:t>
      </w:r>
      <w:r w:rsidRPr="002C400F">
        <w:rPr>
          <w:rFonts w:ascii="Cambria" w:hAnsi="Cambria"/>
          <w:noProof/>
          <w:lang w:val="en-GB"/>
        </w:rPr>
        <w:tab/>
        <w:t>Ranstam J, Karrholm J, Pulkkinen P, Makela K, Espehaug B, Pedersen AB, et al. Statistical analysis of arthroplasty data. II. Guidelines. Acta orthopaedica. 2011 Jun;82(3):258-67. PubMed PMID: 21619500. Pubmed Central PMCID: 3235302.</w:t>
      </w:r>
      <w:bookmarkEnd w:id="301"/>
    </w:p>
    <w:p w14:paraId="36C5B096" w14:textId="77777777" w:rsidR="002C400F" w:rsidRPr="002C400F" w:rsidRDefault="002C400F" w:rsidP="002C400F">
      <w:pPr>
        <w:rPr>
          <w:rFonts w:ascii="Cambria" w:hAnsi="Cambria"/>
          <w:noProof/>
          <w:lang w:val="en-GB"/>
        </w:rPr>
      </w:pPr>
      <w:bookmarkStart w:id="302" w:name="_ENREF_29"/>
      <w:r w:rsidRPr="002C400F">
        <w:rPr>
          <w:rFonts w:ascii="Cambria" w:hAnsi="Cambria"/>
          <w:noProof/>
          <w:lang w:val="en-GB"/>
        </w:rPr>
        <w:lastRenderedPageBreak/>
        <w:t>29.</w:t>
      </w:r>
      <w:r w:rsidRPr="002C400F">
        <w:rPr>
          <w:rFonts w:ascii="Cambria" w:hAnsi="Cambria"/>
          <w:noProof/>
          <w:lang w:val="en-GB"/>
        </w:rPr>
        <w:tab/>
        <w:t>Altman DG, Royston P. The cost of dichotomising continuous variables. Bmj. 2006 May 6;332(7549):1080. PubMed PMID: 16675816. Pubmed Central PMCID: 1458573.</w:t>
      </w:r>
      <w:bookmarkEnd w:id="302"/>
    </w:p>
    <w:p w14:paraId="1F1EF5D7" w14:textId="77777777" w:rsidR="002C400F" w:rsidRPr="002C400F" w:rsidRDefault="002C400F" w:rsidP="002C400F">
      <w:pPr>
        <w:rPr>
          <w:rFonts w:ascii="Cambria" w:hAnsi="Cambria"/>
          <w:noProof/>
          <w:lang w:val="en-GB"/>
        </w:rPr>
      </w:pPr>
      <w:bookmarkStart w:id="303" w:name="_ENREF_30"/>
      <w:r w:rsidRPr="002C400F">
        <w:rPr>
          <w:rFonts w:ascii="Cambria" w:hAnsi="Cambria"/>
          <w:noProof/>
          <w:lang w:val="en-GB"/>
        </w:rPr>
        <w:t>30.</w:t>
      </w:r>
      <w:r w:rsidRPr="002C400F">
        <w:rPr>
          <w:rFonts w:ascii="Cambria" w:hAnsi="Cambria"/>
          <w:noProof/>
          <w:lang w:val="en-GB"/>
        </w:rPr>
        <w:tab/>
        <w:t>Must A, McKeown NM. The Disease Burden Associated with Overweight and Obesity. In: De Groot LJ, Beck-Peccoz P, Chrousos G, Dungan K, Grossman A, Hershman JM, et al., editors. Endotext. South Dartmouth (MA)2000.</w:t>
      </w:r>
      <w:bookmarkEnd w:id="303"/>
    </w:p>
    <w:p w14:paraId="529C8FFE" w14:textId="77777777" w:rsidR="002C400F" w:rsidRPr="002C400F" w:rsidRDefault="002C400F" w:rsidP="002C400F">
      <w:pPr>
        <w:rPr>
          <w:rFonts w:ascii="Cambria" w:hAnsi="Cambria"/>
          <w:noProof/>
          <w:lang w:val="en-GB"/>
        </w:rPr>
      </w:pPr>
      <w:bookmarkStart w:id="304" w:name="_ENREF_31"/>
      <w:r w:rsidRPr="002C400F">
        <w:rPr>
          <w:rFonts w:ascii="Cambria" w:hAnsi="Cambria"/>
          <w:noProof/>
          <w:lang w:val="en-GB"/>
        </w:rPr>
        <w:t>31.</w:t>
      </w:r>
      <w:r w:rsidRPr="002C400F">
        <w:rPr>
          <w:rFonts w:ascii="Cambria" w:hAnsi="Cambria"/>
          <w:noProof/>
          <w:lang w:val="en-GB"/>
        </w:rPr>
        <w:tab/>
        <w:t>Wallace G, Judge A, Prieto-Alhambra D, de Vries F, Arden NK, Cooper C. The effect of body mass index on the risk of post-operative complications during the 6 months following total hip replacement or total knee replacement surgery. Osteoarthritis and cartilage / OARS, Osteoarthritis Research Society. 2014 Jul;22(7):918-27. PubMed PMID: 24836211.</w:t>
      </w:r>
      <w:bookmarkEnd w:id="304"/>
    </w:p>
    <w:p w14:paraId="2ECAC6AC" w14:textId="3C0CD037" w:rsidR="002C400F" w:rsidRDefault="002C400F" w:rsidP="002C400F">
      <w:pPr>
        <w:rPr>
          <w:rFonts w:ascii="Cambria" w:hAnsi="Cambria"/>
          <w:noProof/>
          <w:lang w:val="en-GB"/>
        </w:rPr>
      </w:pPr>
    </w:p>
    <w:p w14:paraId="5766878A" w14:textId="12DF4743" w:rsidR="00B563B5" w:rsidRDefault="00E61BF2" w:rsidP="00AA1A0B">
      <w:pPr>
        <w:spacing w:line="480" w:lineRule="auto"/>
        <w:rPr>
          <w:lang w:val="en-GB"/>
        </w:rPr>
      </w:pPr>
      <w:r w:rsidRPr="005A785E">
        <w:rPr>
          <w:lang w:val="en-GB"/>
        </w:rPr>
        <w:fldChar w:fldCharType="end"/>
      </w:r>
    </w:p>
    <w:p w14:paraId="1ABD9EEC" w14:textId="77777777" w:rsidR="00B563B5" w:rsidRDefault="00B563B5">
      <w:pPr>
        <w:rPr>
          <w:lang w:val="en-GB"/>
        </w:rPr>
      </w:pPr>
      <w:r>
        <w:rPr>
          <w:lang w:val="en-GB"/>
        </w:rPr>
        <w:br w:type="page"/>
      </w:r>
    </w:p>
    <w:p w14:paraId="2B4AB68A" w14:textId="77777777" w:rsidR="00FF587A" w:rsidRDefault="00FF587A" w:rsidP="00FF587A">
      <w:pPr>
        <w:rPr>
          <w:lang w:val="en-GB"/>
        </w:rPr>
      </w:pPr>
      <w:r w:rsidRPr="00B92664">
        <w:rPr>
          <w:b/>
          <w:lang w:val="en-GB"/>
        </w:rPr>
        <w:lastRenderedPageBreak/>
        <w:t>Table 1:</w:t>
      </w:r>
      <w:r w:rsidRPr="00B92664">
        <w:rPr>
          <w:b/>
          <w:sz w:val="20"/>
          <w:szCs w:val="20"/>
          <w:lang w:val="en-GB"/>
        </w:rPr>
        <w:t xml:space="preserve"> </w:t>
      </w:r>
      <w:r w:rsidRPr="00B92664">
        <w:rPr>
          <w:lang w:val="en-GB"/>
        </w:rPr>
        <w:t>Baseline demographic information o</w:t>
      </w:r>
      <w:r>
        <w:rPr>
          <w:lang w:val="en-GB"/>
        </w:rPr>
        <w:t>n the study population 2008-2012</w:t>
      </w:r>
      <w:r w:rsidRPr="00B92664">
        <w:rPr>
          <w:lang w:val="en-GB"/>
        </w:rPr>
        <w:t>.</w:t>
      </w:r>
    </w:p>
    <w:p w14:paraId="3A860D61" w14:textId="77777777" w:rsidR="00B42A3C" w:rsidRPr="00B92664" w:rsidRDefault="00B42A3C" w:rsidP="00FF587A">
      <w:pPr>
        <w:rPr>
          <w:b/>
          <w:sz w:val="20"/>
          <w:szCs w:val="20"/>
          <w:lang w:val="en-GB"/>
        </w:rPr>
      </w:pPr>
    </w:p>
    <w:p w14:paraId="44CF5CA4" w14:textId="26108884" w:rsidR="00E61BF2" w:rsidRPr="00BD478E" w:rsidRDefault="00FF587A" w:rsidP="00BD478E">
      <w:pPr>
        <w:rPr>
          <w:lang w:val="en-GB"/>
        </w:rPr>
      </w:pPr>
      <w:r>
        <w:rPr>
          <w:noProof/>
        </w:rPr>
        <w:drawing>
          <wp:inline distT="0" distB="0" distL="0" distR="0" wp14:anchorId="14C8F41F" wp14:editId="6107C3D2">
            <wp:extent cx="5756910" cy="849144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8491442"/>
                    </a:xfrm>
                    <a:prstGeom prst="rect">
                      <a:avLst/>
                    </a:prstGeom>
                    <a:noFill/>
                    <a:ln>
                      <a:noFill/>
                    </a:ln>
                  </pic:spPr>
                </pic:pic>
              </a:graphicData>
            </a:graphic>
          </wp:inline>
        </w:drawing>
      </w:r>
    </w:p>
    <w:p w14:paraId="3D82BD0B" w14:textId="77777777" w:rsidR="004B520F" w:rsidRDefault="004B520F" w:rsidP="00AA1A0B">
      <w:pPr>
        <w:spacing w:line="480" w:lineRule="auto"/>
        <w:rPr>
          <w:b/>
          <w:sz w:val="20"/>
          <w:szCs w:val="20"/>
          <w:lang w:val="en-GB"/>
        </w:rPr>
      </w:pPr>
    </w:p>
    <w:p w14:paraId="555A889C" w14:textId="418D80CF" w:rsidR="00FF587A" w:rsidRDefault="00FF587A" w:rsidP="006C7DDC">
      <w:pPr>
        <w:rPr>
          <w:b/>
          <w:lang w:val="en-GB"/>
        </w:rPr>
      </w:pPr>
      <w:r>
        <w:rPr>
          <w:b/>
          <w:noProof/>
        </w:rPr>
        <w:drawing>
          <wp:inline distT="0" distB="0" distL="0" distR="0" wp14:anchorId="42A32419" wp14:editId="3481BC2E">
            <wp:extent cx="5756910" cy="3844163"/>
            <wp:effectExtent l="0" t="0" r="889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844163"/>
                    </a:xfrm>
                    <a:prstGeom prst="rect">
                      <a:avLst/>
                    </a:prstGeom>
                    <a:noFill/>
                    <a:ln>
                      <a:noFill/>
                    </a:ln>
                  </pic:spPr>
                </pic:pic>
              </a:graphicData>
            </a:graphic>
          </wp:inline>
        </w:drawing>
      </w:r>
    </w:p>
    <w:p w14:paraId="46FA999F" w14:textId="77777777" w:rsidR="00970081" w:rsidRDefault="00970081" w:rsidP="006C7DDC">
      <w:pPr>
        <w:rPr>
          <w:b/>
          <w:sz w:val="22"/>
          <w:szCs w:val="22"/>
          <w:lang w:val="en-GB"/>
        </w:rPr>
      </w:pPr>
    </w:p>
    <w:p w14:paraId="01C4FAC4" w14:textId="77777777" w:rsidR="00970081" w:rsidRDefault="00970081" w:rsidP="006C7DDC">
      <w:pPr>
        <w:rPr>
          <w:b/>
          <w:sz w:val="22"/>
          <w:szCs w:val="22"/>
          <w:lang w:val="en-GB"/>
        </w:rPr>
      </w:pPr>
    </w:p>
    <w:p w14:paraId="2CDA16CE" w14:textId="3AF65A54" w:rsidR="00761571" w:rsidRPr="00970081" w:rsidRDefault="006C7DDC" w:rsidP="006C7DDC">
      <w:pPr>
        <w:rPr>
          <w:b/>
          <w:lang w:val="en-GB"/>
        </w:rPr>
      </w:pPr>
      <w:r w:rsidRPr="00970081">
        <w:rPr>
          <w:b/>
          <w:lang w:val="en-GB"/>
        </w:rPr>
        <w:t>Table 2.</w:t>
      </w:r>
      <w:r w:rsidRPr="00970081">
        <w:rPr>
          <w:lang w:val="en-GB"/>
        </w:rPr>
        <w:t xml:space="preserve">  </w:t>
      </w:r>
      <w:r w:rsidR="00A61FBA" w:rsidRPr="00970081">
        <w:rPr>
          <w:lang w:val="en-GB"/>
        </w:rPr>
        <w:t>Unadjusted</w:t>
      </w:r>
      <w:r w:rsidRPr="00970081">
        <w:rPr>
          <w:lang w:val="en-GB"/>
        </w:rPr>
        <w:t xml:space="preserve"> and </w:t>
      </w:r>
      <w:commentRangeStart w:id="305"/>
      <w:r w:rsidRPr="00970081">
        <w:rPr>
          <w:lang w:val="en-GB"/>
        </w:rPr>
        <w:t xml:space="preserve">adjusted </w:t>
      </w:r>
      <w:commentRangeEnd w:id="305"/>
      <w:r w:rsidR="00716F19" w:rsidRPr="00970081">
        <w:rPr>
          <w:rStyle w:val="Kommentarsreferens"/>
          <w:sz w:val="24"/>
          <w:szCs w:val="24"/>
          <w:lang w:eastAsia="ja-JP"/>
        </w:rPr>
        <w:commentReference w:id="305"/>
      </w:r>
      <w:r w:rsidR="008254FF" w:rsidRPr="00970081">
        <w:rPr>
          <w:lang w:val="en-GB"/>
        </w:rPr>
        <w:t xml:space="preserve">OR </w:t>
      </w:r>
      <w:r w:rsidRPr="00970081">
        <w:rPr>
          <w:lang w:val="en-GB"/>
        </w:rPr>
        <w:t xml:space="preserve">for 90-day mortality with 95% confidence intervals. </w:t>
      </w:r>
      <w:r w:rsidR="00970081" w:rsidRPr="00970081">
        <w:rPr>
          <w:lang w:val="en-GB"/>
        </w:rPr>
        <w:t>ASA, Elixhauser, CCI and RXRiskV adjusted for age, gender, BMI, type of hospital, fixation method, level of education and marital status.</w:t>
      </w:r>
    </w:p>
    <w:p w14:paraId="536D2C2F" w14:textId="19768A84" w:rsidR="00761571" w:rsidRDefault="00761571" w:rsidP="006C7DDC">
      <w:pPr>
        <w:rPr>
          <w:lang w:val="en-GB"/>
        </w:rPr>
      </w:pPr>
      <w:r>
        <w:rPr>
          <w:noProof/>
        </w:rPr>
        <w:lastRenderedPageBreak/>
        <w:drawing>
          <wp:inline distT="0" distB="0" distL="0" distR="0" wp14:anchorId="54E0E03C" wp14:editId="1DC3A8D6">
            <wp:extent cx="5756910" cy="8722591"/>
            <wp:effectExtent l="0" t="0" r="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8722591"/>
                    </a:xfrm>
                    <a:prstGeom prst="rect">
                      <a:avLst/>
                    </a:prstGeom>
                    <a:noFill/>
                    <a:ln>
                      <a:noFill/>
                    </a:ln>
                  </pic:spPr>
                </pic:pic>
              </a:graphicData>
            </a:graphic>
          </wp:inline>
        </w:drawing>
      </w:r>
    </w:p>
    <w:p w14:paraId="763BE131" w14:textId="0AB8C2E8" w:rsidR="00836066" w:rsidRPr="005A785E" w:rsidRDefault="00836066" w:rsidP="00836066">
      <w:pPr>
        <w:rPr>
          <w:lang w:val="en-GB"/>
        </w:rPr>
      </w:pPr>
      <w:r w:rsidRPr="005A785E">
        <w:rPr>
          <w:b/>
          <w:lang w:val="en-GB"/>
        </w:rPr>
        <w:lastRenderedPageBreak/>
        <w:t xml:space="preserve">Table 3 A-C: </w:t>
      </w:r>
      <w:r w:rsidRPr="005A785E">
        <w:rPr>
          <w:lang w:val="en-GB"/>
        </w:rPr>
        <w:t xml:space="preserve">90-day </w:t>
      </w:r>
      <w:r w:rsidR="00E25541">
        <w:rPr>
          <w:lang w:val="en-GB"/>
        </w:rPr>
        <w:t xml:space="preserve">mortality </w:t>
      </w:r>
      <w:r w:rsidR="008254FF">
        <w:rPr>
          <w:lang w:val="en-GB"/>
        </w:rPr>
        <w:t>OR</w:t>
      </w:r>
      <w:r w:rsidRPr="005A785E">
        <w:rPr>
          <w:lang w:val="en-GB"/>
        </w:rPr>
        <w:t xml:space="preserve"> with 95% CI and </w:t>
      </w:r>
      <w:r w:rsidR="00A46821">
        <w:rPr>
          <w:lang w:val="en-GB"/>
        </w:rPr>
        <w:t>c-statistic</w:t>
      </w:r>
      <w:r w:rsidR="00A46821" w:rsidRPr="005A785E">
        <w:rPr>
          <w:lang w:val="en-GB"/>
        </w:rPr>
        <w:t xml:space="preserve"> </w:t>
      </w:r>
      <w:r w:rsidRPr="005A785E">
        <w:rPr>
          <w:lang w:val="en-GB"/>
        </w:rPr>
        <w:t>for the three investigated coding algorithms and their included dimensions. An Elixhauser Score, B Charlson Comorbidity Index and C RxR</w:t>
      </w:r>
      <w:r w:rsidR="00E11A4C">
        <w:rPr>
          <w:lang w:val="en-GB"/>
        </w:rPr>
        <w:t>isk</w:t>
      </w:r>
      <w:r w:rsidRPr="005A785E">
        <w:rPr>
          <w:lang w:val="en-GB"/>
        </w:rPr>
        <w:t>V.</w:t>
      </w:r>
    </w:p>
    <w:p w14:paraId="56B977E1" w14:textId="15C984C4" w:rsidR="00D50186" w:rsidRPr="000D567E" w:rsidRDefault="002B6F03" w:rsidP="00D50186">
      <w:pPr>
        <w:rPr>
          <w:sz w:val="20"/>
          <w:szCs w:val="20"/>
          <w:lang w:val="en-GB"/>
        </w:rPr>
      </w:pPr>
      <w:r>
        <w:rPr>
          <w:noProof/>
          <w:sz w:val="20"/>
          <w:szCs w:val="20"/>
        </w:rPr>
        <w:drawing>
          <wp:inline distT="0" distB="0" distL="0" distR="0" wp14:anchorId="1B1E8BB6" wp14:editId="05CCEFF9">
            <wp:extent cx="5756910" cy="6317159"/>
            <wp:effectExtent l="0" t="0" r="0"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317159"/>
                    </a:xfrm>
                    <a:prstGeom prst="rect">
                      <a:avLst/>
                    </a:prstGeom>
                    <a:noFill/>
                    <a:ln>
                      <a:noFill/>
                    </a:ln>
                  </pic:spPr>
                </pic:pic>
              </a:graphicData>
            </a:graphic>
          </wp:inline>
        </w:drawing>
      </w:r>
    </w:p>
    <w:p w14:paraId="03046D9C" w14:textId="4704986F" w:rsidR="00DA75CC" w:rsidRDefault="002B6F03" w:rsidP="00D50186">
      <w:pPr>
        <w:spacing w:line="480" w:lineRule="auto"/>
        <w:rPr>
          <w:b/>
          <w:lang w:val="en-GB"/>
        </w:rPr>
      </w:pPr>
      <w:r>
        <w:rPr>
          <w:b/>
          <w:noProof/>
        </w:rPr>
        <w:lastRenderedPageBreak/>
        <w:drawing>
          <wp:inline distT="0" distB="0" distL="0" distR="0" wp14:anchorId="1E268FED" wp14:editId="0DA8FBA9">
            <wp:extent cx="5756910" cy="4464076"/>
            <wp:effectExtent l="0" t="0" r="0" b="0"/>
            <wp:docPr id="1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464076"/>
                    </a:xfrm>
                    <a:prstGeom prst="rect">
                      <a:avLst/>
                    </a:prstGeom>
                    <a:noFill/>
                    <a:ln>
                      <a:noFill/>
                    </a:ln>
                  </pic:spPr>
                </pic:pic>
              </a:graphicData>
            </a:graphic>
          </wp:inline>
        </w:drawing>
      </w:r>
    </w:p>
    <w:p w14:paraId="1EB38895" w14:textId="77777777" w:rsidR="002B6F03" w:rsidRDefault="002B6F03">
      <w:pPr>
        <w:rPr>
          <w:b/>
          <w:sz w:val="28"/>
          <w:szCs w:val="28"/>
          <w:lang w:val="en-GB"/>
        </w:rPr>
      </w:pPr>
      <w:r>
        <w:rPr>
          <w:b/>
          <w:sz w:val="28"/>
          <w:szCs w:val="28"/>
          <w:lang w:val="en-GB"/>
        </w:rPr>
        <w:br w:type="page"/>
      </w:r>
    </w:p>
    <w:p w14:paraId="7F304EF2" w14:textId="2EEEEAD4" w:rsidR="002B6F03" w:rsidRPr="000D567E" w:rsidRDefault="002B6F03" w:rsidP="002B6F03">
      <w:pPr>
        <w:rPr>
          <w:b/>
          <w:sz w:val="28"/>
          <w:szCs w:val="28"/>
          <w:lang w:val="en-GB"/>
        </w:rPr>
      </w:pPr>
      <w:r w:rsidRPr="000D567E">
        <w:rPr>
          <w:b/>
          <w:sz w:val="28"/>
          <w:szCs w:val="28"/>
          <w:lang w:val="en-GB"/>
        </w:rPr>
        <w:lastRenderedPageBreak/>
        <w:t>C:</w:t>
      </w:r>
    </w:p>
    <w:tbl>
      <w:tblPr>
        <w:tblStyle w:val="Tabellrutnt"/>
        <w:tblW w:w="6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418"/>
        <w:gridCol w:w="1134"/>
      </w:tblGrid>
      <w:tr w:rsidR="002B6F03" w:rsidRPr="000D567E" w14:paraId="3592E2C6" w14:textId="77777777" w:rsidTr="002B6F03">
        <w:trPr>
          <w:trHeight w:val="702"/>
        </w:trPr>
        <w:tc>
          <w:tcPr>
            <w:tcW w:w="3369" w:type="dxa"/>
            <w:tcBorders>
              <w:top w:val="single" w:sz="24" w:space="0" w:color="808080" w:themeColor="background1" w:themeShade="80"/>
              <w:bottom w:val="single" w:sz="2" w:space="0" w:color="808080" w:themeColor="background1" w:themeShade="80"/>
            </w:tcBorders>
          </w:tcPr>
          <w:p w14:paraId="7B518C1A" w14:textId="77777777" w:rsidR="002B6F03" w:rsidRPr="000D567E" w:rsidRDefault="002B6F03" w:rsidP="002B6F03">
            <w:pPr>
              <w:spacing w:line="276" w:lineRule="auto"/>
              <w:rPr>
                <w:b/>
                <w:sz w:val="28"/>
                <w:szCs w:val="28"/>
                <w:lang w:val="en-GB"/>
              </w:rPr>
            </w:pPr>
          </w:p>
          <w:p w14:paraId="0278BAC2" w14:textId="77777777" w:rsidR="002B6F03" w:rsidRPr="000D567E" w:rsidRDefault="002B6F03" w:rsidP="002B6F03">
            <w:pPr>
              <w:spacing w:line="276" w:lineRule="auto"/>
              <w:rPr>
                <w:b/>
                <w:sz w:val="28"/>
                <w:szCs w:val="28"/>
                <w:lang w:val="en-GB"/>
              </w:rPr>
            </w:pPr>
            <w:r>
              <w:rPr>
                <w:b/>
                <w:sz w:val="28"/>
                <w:szCs w:val="28"/>
                <w:lang w:val="en-GB"/>
              </w:rPr>
              <w:t>Rx</w:t>
            </w:r>
            <w:r w:rsidRPr="000D567E">
              <w:rPr>
                <w:b/>
                <w:sz w:val="28"/>
                <w:szCs w:val="28"/>
                <w:lang w:val="en-GB"/>
              </w:rPr>
              <w:t>RiskV</w:t>
            </w:r>
          </w:p>
        </w:tc>
        <w:tc>
          <w:tcPr>
            <w:tcW w:w="708" w:type="dxa"/>
            <w:tcBorders>
              <w:top w:val="single" w:sz="24" w:space="0" w:color="808080" w:themeColor="background1" w:themeShade="80"/>
              <w:bottom w:val="single" w:sz="2" w:space="0" w:color="808080" w:themeColor="background1" w:themeShade="80"/>
            </w:tcBorders>
          </w:tcPr>
          <w:p w14:paraId="6CA15AF2" w14:textId="77777777" w:rsidR="002B6F03" w:rsidRPr="000D567E" w:rsidRDefault="002B6F03" w:rsidP="002B6F03">
            <w:pPr>
              <w:spacing w:line="276" w:lineRule="auto"/>
              <w:jc w:val="right"/>
              <w:rPr>
                <w:rFonts w:eastAsia="Times New Roman" w:cs="Times New Roman"/>
                <w:b/>
                <w:color w:val="000000"/>
                <w:sz w:val="20"/>
                <w:szCs w:val="20"/>
                <w:lang w:val="en-GB"/>
              </w:rPr>
            </w:pPr>
          </w:p>
          <w:p w14:paraId="052AF825" w14:textId="77777777" w:rsidR="002B6F03" w:rsidRPr="000D567E" w:rsidRDefault="002B6F03" w:rsidP="002B6F03">
            <w:pPr>
              <w:spacing w:line="276" w:lineRule="auto"/>
              <w:jc w:val="right"/>
              <w:rPr>
                <w:rFonts w:eastAsia="Times New Roman" w:cs="Times New Roman"/>
                <w:b/>
                <w:color w:val="000000"/>
                <w:sz w:val="20"/>
                <w:szCs w:val="20"/>
                <w:lang w:val="en-GB"/>
              </w:rPr>
            </w:pPr>
          </w:p>
          <w:p w14:paraId="5C7E6228" w14:textId="77777777" w:rsidR="002B6F03" w:rsidRPr="000D567E" w:rsidRDefault="002B6F03" w:rsidP="002B6F03">
            <w:pPr>
              <w:spacing w:line="276" w:lineRule="auto"/>
              <w:jc w:val="right"/>
              <w:rPr>
                <w:b/>
                <w:sz w:val="20"/>
                <w:szCs w:val="20"/>
                <w:lang w:val="en-GB"/>
              </w:rPr>
            </w:pPr>
            <w:r w:rsidRPr="000D567E">
              <w:rPr>
                <w:rFonts w:eastAsia="Times New Roman" w:cs="Times New Roman"/>
                <w:b/>
                <w:color w:val="000000"/>
                <w:sz w:val="20"/>
                <w:szCs w:val="20"/>
                <w:lang w:val="en-GB"/>
              </w:rPr>
              <w:t>OR</w:t>
            </w:r>
          </w:p>
        </w:tc>
        <w:tc>
          <w:tcPr>
            <w:tcW w:w="1418" w:type="dxa"/>
            <w:tcBorders>
              <w:top w:val="single" w:sz="24" w:space="0" w:color="808080" w:themeColor="background1" w:themeShade="80"/>
              <w:bottom w:val="single" w:sz="2" w:space="0" w:color="808080" w:themeColor="background1" w:themeShade="80"/>
            </w:tcBorders>
            <w:vAlign w:val="bottom"/>
          </w:tcPr>
          <w:p w14:paraId="778873A4" w14:textId="77777777" w:rsidR="002B6F03" w:rsidRPr="000D567E" w:rsidRDefault="002B6F03" w:rsidP="002B6F03">
            <w:pPr>
              <w:spacing w:line="276" w:lineRule="auto"/>
              <w:jc w:val="right"/>
              <w:rPr>
                <w:rFonts w:eastAsia="Times New Roman" w:cs="Times New Roman"/>
                <w:b/>
                <w:color w:val="000000"/>
                <w:sz w:val="28"/>
                <w:szCs w:val="28"/>
                <w:lang w:val="en-GB"/>
              </w:rPr>
            </w:pPr>
          </w:p>
          <w:p w14:paraId="48C955FC" w14:textId="77777777" w:rsidR="002B6F03" w:rsidRPr="000D567E" w:rsidRDefault="002B6F03" w:rsidP="002B6F03">
            <w:pPr>
              <w:spacing w:line="276" w:lineRule="auto"/>
              <w:jc w:val="right"/>
              <w:rPr>
                <w:rFonts w:eastAsia="Times New Roman" w:cs="Times New Roman"/>
                <w:b/>
                <w:color w:val="000000"/>
                <w:sz w:val="20"/>
                <w:szCs w:val="20"/>
                <w:lang w:val="en-GB"/>
              </w:rPr>
            </w:pPr>
            <w:r w:rsidRPr="000D567E">
              <w:rPr>
                <w:rFonts w:eastAsia="Times New Roman" w:cs="Times New Roman"/>
                <w:b/>
                <w:color w:val="000000"/>
                <w:sz w:val="20"/>
                <w:szCs w:val="20"/>
                <w:lang w:val="en-GB"/>
              </w:rPr>
              <w:t>CI</w:t>
            </w:r>
            <w:r>
              <w:rPr>
                <w:rFonts w:eastAsia="Times New Roman" w:cs="Times New Roman"/>
                <w:b/>
                <w:color w:val="000000"/>
                <w:sz w:val="20"/>
                <w:szCs w:val="20"/>
                <w:lang w:val="en-GB"/>
              </w:rPr>
              <w:t xml:space="preserve"> </w:t>
            </w:r>
            <w:r w:rsidRPr="000D567E">
              <w:rPr>
                <w:rFonts w:eastAsia="Times New Roman" w:cs="Times New Roman"/>
                <w:b/>
                <w:color w:val="000000"/>
                <w:sz w:val="20"/>
                <w:szCs w:val="20"/>
                <w:lang w:val="en-GB"/>
              </w:rPr>
              <w:t>(95%)</w:t>
            </w:r>
          </w:p>
        </w:tc>
        <w:tc>
          <w:tcPr>
            <w:tcW w:w="1134" w:type="dxa"/>
            <w:tcBorders>
              <w:top w:val="single" w:sz="24" w:space="0" w:color="808080" w:themeColor="background1" w:themeShade="80"/>
              <w:bottom w:val="single" w:sz="2" w:space="0" w:color="808080" w:themeColor="background1" w:themeShade="80"/>
            </w:tcBorders>
            <w:vAlign w:val="bottom"/>
          </w:tcPr>
          <w:p w14:paraId="6EF484AD" w14:textId="77777777" w:rsidR="002B6F03" w:rsidRPr="000D567E" w:rsidRDefault="002B6F03" w:rsidP="002B6F03">
            <w:pPr>
              <w:spacing w:line="276" w:lineRule="auto"/>
              <w:jc w:val="right"/>
              <w:rPr>
                <w:rFonts w:eastAsia="Times New Roman" w:cs="Times New Roman"/>
                <w:b/>
                <w:color w:val="000000"/>
                <w:sz w:val="20"/>
                <w:szCs w:val="20"/>
                <w:lang w:val="en-GB"/>
              </w:rPr>
            </w:pPr>
            <w:r>
              <w:rPr>
                <w:rFonts w:eastAsia="Times New Roman" w:cs="Times New Roman"/>
                <w:b/>
                <w:color w:val="000000"/>
                <w:sz w:val="20"/>
                <w:szCs w:val="20"/>
                <w:lang w:val="en-GB"/>
              </w:rPr>
              <w:t>c-statistic</w:t>
            </w:r>
          </w:p>
        </w:tc>
      </w:tr>
      <w:tr w:rsidR="002B6F03" w:rsidRPr="000D567E" w14:paraId="25E38BA1" w14:textId="77777777" w:rsidTr="002B6F03">
        <w:tc>
          <w:tcPr>
            <w:tcW w:w="3369" w:type="dxa"/>
            <w:vAlign w:val="bottom"/>
          </w:tcPr>
          <w:p w14:paraId="5F129E91" w14:textId="77777777" w:rsidR="002B6F03" w:rsidRPr="000D567E" w:rsidRDefault="002B6F03" w:rsidP="002B6F03">
            <w:pPr>
              <w:spacing w:line="276" w:lineRule="auto"/>
              <w:rPr>
                <w:rFonts w:eastAsia="Times New Roman" w:cs="Times New Roman"/>
                <w:color w:val="000000"/>
                <w:sz w:val="20"/>
                <w:szCs w:val="20"/>
                <w:lang w:val="en-GB"/>
              </w:rPr>
            </w:pPr>
          </w:p>
        </w:tc>
        <w:tc>
          <w:tcPr>
            <w:tcW w:w="708" w:type="dxa"/>
            <w:vAlign w:val="bottom"/>
          </w:tcPr>
          <w:p w14:paraId="685A1C4E" w14:textId="77777777" w:rsidR="002B6F03" w:rsidRPr="000D567E" w:rsidRDefault="002B6F03" w:rsidP="002B6F03">
            <w:pPr>
              <w:spacing w:line="276" w:lineRule="auto"/>
              <w:jc w:val="right"/>
              <w:rPr>
                <w:rFonts w:eastAsia="Times New Roman" w:cs="Times New Roman"/>
                <w:color w:val="000000"/>
                <w:sz w:val="20"/>
                <w:szCs w:val="20"/>
                <w:lang w:val="en-GB"/>
              </w:rPr>
            </w:pPr>
          </w:p>
        </w:tc>
        <w:tc>
          <w:tcPr>
            <w:tcW w:w="1418" w:type="dxa"/>
            <w:vAlign w:val="bottom"/>
          </w:tcPr>
          <w:p w14:paraId="63FCD14C" w14:textId="77777777" w:rsidR="002B6F03" w:rsidRPr="000D567E" w:rsidRDefault="002B6F03" w:rsidP="002B6F03">
            <w:pPr>
              <w:spacing w:line="276" w:lineRule="auto"/>
              <w:jc w:val="right"/>
              <w:rPr>
                <w:rFonts w:eastAsia="Times New Roman" w:cs="Times New Roman"/>
                <w:color w:val="000000"/>
                <w:sz w:val="20"/>
                <w:szCs w:val="20"/>
                <w:lang w:val="en-GB"/>
              </w:rPr>
            </w:pPr>
          </w:p>
        </w:tc>
        <w:tc>
          <w:tcPr>
            <w:tcW w:w="1134" w:type="dxa"/>
            <w:vAlign w:val="bottom"/>
          </w:tcPr>
          <w:p w14:paraId="74F63F33" w14:textId="77777777" w:rsidR="002B6F03" w:rsidRPr="000D567E" w:rsidRDefault="002B6F03" w:rsidP="002B6F03">
            <w:pPr>
              <w:spacing w:line="276" w:lineRule="auto"/>
              <w:jc w:val="right"/>
              <w:rPr>
                <w:rFonts w:eastAsia="Times New Roman" w:cs="Times New Roman"/>
                <w:color w:val="000000"/>
                <w:sz w:val="20"/>
                <w:szCs w:val="20"/>
                <w:lang w:val="en-GB"/>
              </w:rPr>
            </w:pPr>
          </w:p>
        </w:tc>
      </w:tr>
      <w:tr w:rsidR="002B6F03" w:rsidRPr="000D567E" w14:paraId="002E5FA2" w14:textId="77777777" w:rsidTr="002B6F03">
        <w:tc>
          <w:tcPr>
            <w:tcW w:w="3369" w:type="dxa"/>
            <w:vAlign w:val="bottom"/>
          </w:tcPr>
          <w:p w14:paraId="25705BF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Alcohol dependence</w:t>
            </w:r>
          </w:p>
        </w:tc>
        <w:tc>
          <w:tcPr>
            <w:tcW w:w="708" w:type="dxa"/>
            <w:vAlign w:val="bottom"/>
          </w:tcPr>
          <w:p w14:paraId="62848FE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2.7</w:t>
            </w:r>
          </w:p>
        </w:tc>
        <w:tc>
          <w:tcPr>
            <w:tcW w:w="1418" w:type="dxa"/>
            <w:vAlign w:val="bottom"/>
          </w:tcPr>
          <w:p w14:paraId="1290AEB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0.38- 19.55</w:t>
            </w:r>
          </w:p>
        </w:tc>
        <w:tc>
          <w:tcPr>
            <w:tcW w:w="1134" w:type="dxa"/>
            <w:vAlign w:val="bottom"/>
          </w:tcPr>
          <w:p w14:paraId="538A6AC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85CE0D5" w14:textId="77777777" w:rsidTr="002B6F03">
        <w:tc>
          <w:tcPr>
            <w:tcW w:w="3369" w:type="dxa"/>
            <w:vAlign w:val="bottom"/>
          </w:tcPr>
          <w:p w14:paraId="0E178473"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Allergies</w:t>
            </w:r>
          </w:p>
        </w:tc>
        <w:tc>
          <w:tcPr>
            <w:tcW w:w="708" w:type="dxa"/>
            <w:vAlign w:val="bottom"/>
          </w:tcPr>
          <w:p w14:paraId="3740E4E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w:t>
            </w:r>
          </w:p>
        </w:tc>
        <w:tc>
          <w:tcPr>
            <w:tcW w:w="1418" w:type="dxa"/>
            <w:vAlign w:val="bottom"/>
          </w:tcPr>
          <w:p w14:paraId="4F9A51C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0.32- 1.36</w:t>
            </w:r>
          </w:p>
        </w:tc>
        <w:tc>
          <w:tcPr>
            <w:tcW w:w="1134" w:type="dxa"/>
            <w:vAlign w:val="bottom"/>
          </w:tcPr>
          <w:p w14:paraId="6E4140B9"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411DE90D" w14:textId="77777777" w:rsidTr="002B6F03">
        <w:tc>
          <w:tcPr>
            <w:tcW w:w="3369" w:type="dxa"/>
            <w:vAlign w:val="bottom"/>
          </w:tcPr>
          <w:p w14:paraId="7E2A2D4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Anti coagulation therapy</w:t>
            </w:r>
          </w:p>
        </w:tc>
        <w:tc>
          <w:tcPr>
            <w:tcW w:w="708" w:type="dxa"/>
            <w:vAlign w:val="bottom"/>
          </w:tcPr>
          <w:p w14:paraId="3319190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1.7</w:t>
            </w:r>
          </w:p>
        </w:tc>
        <w:tc>
          <w:tcPr>
            <w:tcW w:w="1418" w:type="dxa"/>
            <w:vAlign w:val="bottom"/>
          </w:tcPr>
          <w:p w14:paraId="64E2CA2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0.98- 3.02</w:t>
            </w:r>
          </w:p>
        </w:tc>
        <w:tc>
          <w:tcPr>
            <w:tcW w:w="1134" w:type="dxa"/>
            <w:vAlign w:val="bottom"/>
          </w:tcPr>
          <w:p w14:paraId="6B734B5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2B6F03" w:rsidRPr="000D567E" w14:paraId="07AE35BC" w14:textId="77777777" w:rsidTr="002B6F03">
        <w:tc>
          <w:tcPr>
            <w:tcW w:w="3369" w:type="dxa"/>
            <w:vAlign w:val="bottom"/>
          </w:tcPr>
          <w:p w14:paraId="3382643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Anti platelet therapy</w:t>
            </w:r>
          </w:p>
        </w:tc>
        <w:tc>
          <w:tcPr>
            <w:tcW w:w="708" w:type="dxa"/>
            <w:vAlign w:val="bottom"/>
          </w:tcPr>
          <w:p w14:paraId="2C4BCA0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2.0</w:t>
            </w:r>
          </w:p>
        </w:tc>
        <w:tc>
          <w:tcPr>
            <w:tcW w:w="1418" w:type="dxa"/>
            <w:vAlign w:val="bottom"/>
          </w:tcPr>
          <w:p w14:paraId="7291666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1.37- 2.97</w:t>
            </w:r>
          </w:p>
        </w:tc>
        <w:tc>
          <w:tcPr>
            <w:tcW w:w="1134" w:type="dxa"/>
            <w:vAlign w:val="bottom"/>
          </w:tcPr>
          <w:p w14:paraId="4F122F52"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0.57</w:t>
            </w:r>
          </w:p>
        </w:tc>
      </w:tr>
      <w:tr w:rsidR="002B6F03" w:rsidRPr="000D567E" w14:paraId="0765A12F" w14:textId="77777777" w:rsidTr="002B6F03">
        <w:tc>
          <w:tcPr>
            <w:tcW w:w="3369" w:type="dxa"/>
            <w:vAlign w:val="bottom"/>
          </w:tcPr>
          <w:p w14:paraId="415011B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Anxiety</w:t>
            </w:r>
          </w:p>
        </w:tc>
        <w:tc>
          <w:tcPr>
            <w:tcW w:w="708" w:type="dxa"/>
            <w:vAlign w:val="bottom"/>
          </w:tcPr>
          <w:p w14:paraId="37C4579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2.2</w:t>
            </w:r>
          </w:p>
        </w:tc>
        <w:tc>
          <w:tcPr>
            <w:tcW w:w="1418" w:type="dxa"/>
            <w:vAlign w:val="bottom"/>
          </w:tcPr>
          <w:p w14:paraId="0261525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1.27- 3.80</w:t>
            </w:r>
          </w:p>
        </w:tc>
        <w:tc>
          <w:tcPr>
            <w:tcW w:w="1134" w:type="dxa"/>
            <w:vAlign w:val="bottom"/>
          </w:tcPr>
          <w:p w14:paraId="6A9F96B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0404A015" w14:textId="77777777" w:rsidTr="002B6F03">
        <w:tc>
          <w:tcPr>
            <w:tcW w:w="3369" w:type="dxa"/>
            <w:vAlign w:val="bottom"/>
          </w:tcPr>
          <w:p w14:paraId="60E5431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Arrhythmia</w:t>
            </w:r>
          </w:p>
        </w:tc>
        <w:tc>
          <w:tcPr>
            <w:tcW w:w="708" w:type="dxa"/>
            <w:vAlign w:val="bottom"/>
          </w:tcPr>
          <w:p w14:paraId="564CB4D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w:t>
            </w:r>
          </w:p>
        </w:tc>
        <w:tc>
          <w:tcPr>
            <w:tcW w:w="1418" w:type="dxa"/>
            <w:vAlign w:val="bottom"/>
          </w:tcPr>
          <w:p w14:paraId="57C22E8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1.01- 6.11</w:t>
            </w:r>
          </w:p>
        </w:tc>
        <w:tc>
          <w:tcPr>
            <w:tcW w:w="1134" w:type="dxa"/>
            <w:vAlign w:val="bottom"/>
          </w:tcPr>
          <w:p w14:paraId="4F8031D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5CEECC8A" w14:textId="77777777" w:rsidTr="002B6F03">
        <w:tc>
          <w:tcPr>
            <w:tcW w:w="3369" w:type="dxa"/>
            <w:vAlign w:val="bottom"/>
          </w:tcPr>
          <w:p w14:paraId="407E081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Benign prostate hypertrophy</w:t>
            </w:r>
          </w:p>
        </w:tc>
        <w:tc>
          <w:tcPr>
            <w:tcW w:w="708" w:type="dxa"/>
            <w:vAlign w:val="bottom"/>
          </w:tcPr>
          <w:p w14:paraId="3E09389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02CDCC3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0.50-3.66</w:t>
            </w:r>
          </w:p>
        </w:tc>
        <w:tc>
          <w:tcPr>
            <w:tcW w:w="1134" w:type="dxa"/>
            <w:vAlign w:val="bottom"/>
          </w:tcPr>
          <w:p w14:paraId="2C1FD9A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798EE417" w14:textId="77777777" w:rsidTr="002B6F03">
        <w:tc>
          <w:tcPr>
            <w:tcW w:w="3369" w:type="dxa"/>
            <w:vAlign w:val="bottom"/>
          </w:tcPr>
          <w:p w14:paraId="5029C34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Bipolar disorder</w:t>
            </w:r>
          </w:p>
        </w:tc>
        <w:tc>
          <w:tcPr>
            <w:tcW w:w="708" w:type="dxa"/>
            <w:vAlign w:val="bottom"/>
          </w:tcPr>
          <w:p w14:paraId="6D35E31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w:t>
            </w:r>
          </w:p>
        </w:tc>
        <w:tc>
          <w:tcPr>
            <w:tcW w:w="1418" w:type="dxa"/>
            <w:vAlign w:val="bottom"/>
          </w:tcPr>
          <w:p w14:paraId="475506A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1.62- 1.87</w:t>
            </w:r>
          </w:p>
        </w:tc>
        <w:tc>
          <w:tcPr>
            <w:tcW w:w="1134" w:type="dxa"/>
            <w:vAlign w:val="bottom"/>
          </w:tcPr>
          <w:p w14:paraId="23EDEC4C"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7CD07618" w14:textId="77777777" w:rsidTr="002B6F03">
        <w:tc>
          <w:tcPr>
            <w:tcW w:w="3369" w:type="dxa"/>
            <w:vAlign w:val="bottom"/>
          </w:tcPr>
          <w:p w14:paraId="79D1474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Chronic heart failure</w:t>
            </w:r>
          </w:p>
        </w:tc>
        <w:tc>
          <w:tcPr>
            <w:tcW w:w="708" w:type="dxa"/>
            <w:vAlign w:val="bottom"/>
          </w:tcPr>
          <w:p w14:paraId="6CA96C6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2.3</w:t>
            </w:r>
          </w:p>
        </w:tc>
        <w:tc>
          <w:tcPr>
            <w:tcW w:w="1418" w:type="dxa"/>
            <w:vAlign w:val="bottom"/>
          </w:tcPr>
          <w:p w14:paraId="3AB0890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1.61-3.51</w:t>
            </w:r>
          </w:p>
        </w:tc>
        <w:tc>
          <w:tcPr>
            <w:tcW w:w="1134" w:type="dxa"/>
            <w:vAlign w:val="bottom"/>
          </w:tcPr>
          <w:p w14:paraId="2184C042"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7DFB5054" w14:textId="77777777" w:rsidTr="002B6F03">
        <w:tc>
          <w:tcPr>
            <w:tcW w:w="3369" w:type="dxa"/>
            <w:vAlign w:val="bottom"/>
          </w:tcPr>
          <w:p w14:paraId="644F79E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Dementia</w:t>
            </w:r>
          </w:p>
        </w:tc>
        <w:tc>
          <w:tcPr>
            <w:tcW w:w="708" w:type="dxa"/>
            <w:vAlign w:val="bottom"/>
          </w:tcPr>
          <w:p w14:paraId="5805084F"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41C93AB"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759E03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6ACAEED" w14:textId="77777777" w:rsidTr="002B6F03">
        <w:tc>
          <w:tcPr>
            <w:tcW w:w="3369" w:type="dxa"/>
            <w:vAlign w:val="bottom"/>
          </w:tcPr>
          <w:p w14:paraId="2D45A91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Depression</w:t>
            </w:r>
          </w:p>
        </w:tc>
        <w:tc>
          <w:tcPr>
            <w:tcW w:w="708" w:type="dxa"/>
            <w:vAlign w:val="bottom"/>
          </w:tcPr>
          <w:p w14:paraId="6475AE7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w:t>
            </w:r>
          </w:p>
        </w:tc>
        <w:tc>
          <w:tcPr>
            <w:tcW w:w="1418" w:type="dxa"/>
            <w:vAlign w:val="bottom"/>
          </w:tcPr>
          <w:p w14:paraId="11B267B8"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0.37- 1.37</w:t>
            </w:r>
          </w:p>
        </w:tc>
        <w:tc>
          <w:tcPr>
            <w:tcW w:w="1134" w:type="dxa"/>
            <w:vAlign w:val="bottom"/>
          </w:tcPr>
          <w:p w14:paraId="0441AD9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63DC7187" w14:textId="77777777" w:rsidTr="002B6F03">
        <w:tc>
          <w:tcPr>
            <w:tcW w:w="3369" w:type="dxa"/>
            <w:vAlign w:val="bottom"/>
          </w:tcPr>
          <w:p w14:paraId="09BFA1B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Diabetes</w:t>
            </w:r>
          </w:p>
        </w:tc>
        <w:tc>
          <w:tcPr>
            <w:tcW w:w="708" w:type="dxa"/>
            <w:vAlign w:val="bottom"/>
          </w:tcPr>
          <w:p w14:paraId="17AC181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2.2</w:t>
            </w:r>
          </w:p>
        </w:tc>
        <w:tc>
          <w:tcPr>
            <w:tcW w:w="1418" w:type="dxa"/>
            <w:vAlign w:val="bottom"/>
          </w:tcPr>
          <w:p w14:paraId="4024003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1.31- 3.62</w:t>
            </w:r>
          </w:p>
        </w:tc>
        <w:tc>
          <w:tcPr>
            <w:tcW w:w="1134" w:type="dxa"/>
            <w:vAlign w:val="bottom"/>
          </w:tcPr>
          <w:p w14:paraId="40284499"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35CB0857" w14:textId="77777777" w:rsidTr="002B6F03">
        <w:tc>
          <w:tcPr>
            <w:tcW w:w="3369" w:type="dxa"/>
            <w:vAlign w:val="bottom"/>
          </w:tcPr>
          <w:p w14:paraId="1AFC40F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End stage renal disease</w:t>
            </w:r>
          </w:p>
        </w:tc>
        <w:tc>
          <w:tcPr>
            <w:tcW w:w="708" w:type="dxa"/>
            <w:vAlign w:val="bottom"/>
          </w:tcPr>
          <w:p w14:paraId="5A55971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7.5</w:t>
            </w:r>
          </w:p>
        </w:tc>
        <w:tc>
          <w:tcPr>
            <w:tcW w:w="1418" w:type="dxa"/>
            <w:vAlign w:val="bottom"/>
          </w:tcPr>
          <w:p w14:paraId="2092A9F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2.75- 20.66</w:t>
            </w:r>
          </w:p>
        </w:tc>
        <w:tc>
          <w:tcPr>
            <w:tcW w:w="1134" w:type="dxa"/>
            <w:vAlign w:val="bottom"/>
          </w:tcPr>
          <w:p w14:paraId="358E792A"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60DF8952" w14:textId="77777777" w:rsidTr="002B6F03">
        <w:tc>
          <w:tcPr>
            <w:tcW w:w="3369" w:type="dxa"/>
            <w:vAlign w:val="bottom"/>
          </w:tcPr>
          <w:p w14:paraId="490BC16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Epilepsy</w:t>
            </w:r>
          </w:p>
        </w:tc>
        <w:tc>
          <w:tcPr>
            <w:tcW w:w="708" w:type="dxa"/>
            <w:vAlign w:val="bottom"/>
          </w:tcPr>
          <w:p w14:paraId="6307776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1.7</w:t>
            </w:r>
          </w:p>
        </w:tc>
        <w:tc>
          <w:tcPr>
            <w:tcW w:w="1418" w:type="dxa"/>
            <w:vAlign w:val="bottom"/>
          </w:tcPr>
          <w:p w14:paraId="307D060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0.64- 4.72</w:t>
            </w:r>
          </w:p>
        </w:tc>
        <w:tc>
          <w:tcPr>
            <w:tcW w:w="1134" w:type="dxa"/>
            <w:vAlign w:val="bottom"/>
          </w:tcPr>
          <w:p w14:paraId="475D49A8"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84BC907" w14:textId="77777777" w:rsidTr="002B6F03">
        <w:tc>
          <w:tcPr>
            <w:tcW w:w="3369" w:type="dxa"/>
            <w:vAlign w:val="bottom"/>
          </w:tcPr>
          <w:p w14:paraId="7AA40014"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Gastric oesophageal reflux disorder</w:t>
            </w:r>
          </w:p>
        </w:tc>
        <w:tc>
          <w:tcPr>
            <w:tcW w:w="708" w:type="dxa"/>
            <w:vAlign w:val="bottom"/>
          </w:tcPr>
          <w:p w14:paraId="00A3F1A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0.8</w:t>
            </w:r>
          </w:p>
        </w:tc>
        <w:tc>
          <w:tcPr>
            <w:tcW w:w="1418" w:type="dxa"/>
            <w:vAlign w:val="bottom"/>
          </w:tcPr>
          <w:p w14:paraId="2C7B882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0.48- 1.25</w:t>
            </w:r>
          </w:p>
        </w:tc>
        <w:tc>
          <w:tcPr>
            <w:tcW w:w="1134" w:type="dxa"/>
            <w:vAlign w:val="bottom"/>
          </w:tcPr>
          <w:p w14:paraId="1A227E1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7D69270D" w14:textId="77777777" w:rsidTr="002B6F03">
        <w:tc>
          <w:tcPr>
            <w:tcW w:w="3369" w:type="dxa"/>
            <w:vAlign w:val="bottom"/>
          </w:tcPr>
          <w:p w14:paraId="4E6BE81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Glaucoma</w:t>
            </w:r>
          </w:p>
        </w:tc>
        <w:tc>
          <w:tcPr>
            <w:tcW w:w="708" w:type="dxa"/>
            <w:vAlign w:val="bottom"/>
          </w:tcPr>
          <w:p w14:paraId="1CB4D5D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1.4</w:t>
            </w:r>
          </w:p>
        </w:tc>
        <w:tc>
          <w:tcPr>
            <w:tcW w:w="1418" w:type="dxa"/>
            <w:vAlign w:val="bottom"/>
          </w:tcPr>
          <w:p w14:paraId="607D48A3"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0.65-3.01</w:t>
            </w:r>
          </w:p>
        </w:tc>
        <w:tc>
          <w:tcPr>
            <w:tcW w:w="1134" w:type="dxa"/>
            <w:vAlign w:val="bottom"/>
          </w:tcPr>
          <w:p w14:paraId="41588EC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2140C1F3" w14:textId="77777777" w:rsidTr="002B6F03">
        <w:tc>
          <w:tcPr>
            <w:tcW w:w="3369" w:type="dxa"/>
            <w:vAlign w:val="bottom"/>
          </w:tcPr>
          <w:p w14:paraId="460C0C9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Gout</w:t>
            </w:r>
          </w:p>
        </w:tc>
        <w:tc>
          <w:tcPr>
            <w:tcW w:w="708" w:type="dxa"/>
            <w:vAlign w:val="bottom"/>
          </w:tcPr>
          <w:p w14:paraId="574CDCA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2.3</w:t>
            </w:r>
          </w:p>
        </w:tc>
        <w:tc>
          <w:tcPr>
            <w:tcW w:w="1418" w:type="dxa"/>
            <w:vAlign w:val="bottom"/>
          </w:tcPr>
          <w:p w14:paraId="3AB9783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1.01-5.28</w:t>
            </w:r>
          </w:p>
        </w:tc>
        <w:tc>
          <w:tcPr>
            <w:tcW w:w="1134" w:type="dxa"/>
            <w:vAlign w:val="bottom"/>
          </w:tcPr>
          <w:p w14:paraId="78459A63"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38672794" w14:textId="77777777" w:rsidTr="002B6F03">
        <w:tc>
          <w:tcPr>
            <w:tcW w:w="3369" w:type="dxa"/>
            <w:vAlign w:val="bottom"/>
          </w:tcPr>
          <w:p w14:paraId="4C5D560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Hepatitis C</w:t>
            </w:r>
          </w:p>
        </w:tc>
        <w:tc>
          <w:tcPr>
            <w:tcW w:w="708" w:type="dxa"/>
            <w:vAlign w:val="bottom"/>
          </w:tcPr>
          <w:p w14:paraId="33BA20B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0685BB9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0.36- 5.90</w:t>
            </w:r>
          </w:p>
        </w:tc>
        <w:tc>
          <w:tcPr>
            <w:tcW w:w="1134" w:type="dxa"/>
            <w:vAlign w:val="bottom"/>
          </w:tcPr>
          <w:p w14:paraId="537B332D"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F1859F6" w14:textId="77777777" w:rsidTr="002B6F03">
        <w:tc>
          <w:tcPr>
            <w:tcW w:w="3369" w:type="dxa"/>
            <w:vAlign w:val="bottom"/>
          </w:tcPr>
          <w:p w14:paraId="6866379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w:t>
            </w:r>
            <w:r>
              <w:rPr>
                <w:rFonts w:eastAsia="Times New Roman" w:cs="Times New Roman"/>
                <w:color w:val="000000"/>
                <w:sz w:val="20"/>
                <w:szCs w:val="20"/>
                <w:lang w:val="en-GB"/>
              </w:rPr>
              <w:t>IV</w:t>
            </w:r>
          </w:p>
        </w:tc>
        <w:tc>
          <w:tcPr>
            <w:tcW w:w="708" w:type="dxa"/>
            <w:vAlign w:val="bottom"/>
          </w:tcPr>
          <w:p w14:paraId="3470CD51"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66816E3F" w14:textId="77777777" w:rsidR="002B6F03" w:rsidRPr="000D567E" w:rsidRDefault="002B6F03" w:rsidP="002B6F03">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6F4E37"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C837615" w14:textId="77777777" w:rsidTr="002B6F03">
        <w:tc>
          <w:tcPr>
            <w:tcW w:w="3369" w:type="dxa"/>
            <w:vAlign w:val="bottom"/>
          </w:tcPr>
          <w:p w14:paraId="4440253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Hyperkalaemia</w:t>
            </w:r>
          </w:p>
        </w:tc>
        <w:tc>
          <w:tcPr>
            <w:tcW w:w="708" w:type="dxa"/>
            <w:vAlign w:val="bottom"/>
          </w:tcPr>
          <w:p w14:paraId="6BE133BB"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398A6AF8"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36847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4784497F" w14:textId="77777777" w:rsidTr="002B6F03">
        <w:tc>
          <w:tcPr>
            <w:tcW w:w="3369" w:type="dxa"/>
            <w:vAlign w:val="bottom"/>
          </w:tcPr>
          <w:p w14:paraId="3A55E2B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Hyperlipid</w:t>
            </w:r>
            <w:r>
              <w:rPr>
                <w:rFonts w:eastAsia="Times New Roman" w:cs="Times New Roman"/>
                <w:color w:val="000000"/>
                <w:sz w:val="20"/>
                <w:szCs w:val="20"/>
                <w:lang w:val="en-GB"/>
              </w:rPr>
              <w:t>a</w:t>
            </w:r>
            <w:r w:rsidRPr="000D567E">
              <w:rPr>
                <w:rFonts w:eastAsia="Times New Roman" w:cs="Times New Roman"/>
                <w:color w:val="000000"/>
                <w:sz w:val="20"/>
                <w:szCs w:val="20"/>
                <w:lang w:val="en-GB"/>
              </w:rPr>
              <w:t>emia</w:t>
            </w:r>
          </w:p>
        </w:tc>
        <w:tc>
          <w:tcPr>
            <w:tcW w:w="708" w:type="dxa"/>
            <w:vAlign w:val="bottom"/>
          </w:tcPr>
          <w:p w14:paraId="0BE74D3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4389FC70"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0.98- 2.17</w:t>
            </w:r>
          </w:p>
        </w:tc>
        <w:tc>
          <w:tcPr>
            <w:tcW w:w="1134" w:type="dxa"/>
            <w:vAlign w:val="bottom"/>
          </w:tcPr>
          <w:p w14:paraId="1FA63D2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49D2614A" w14:textId="77777777" w:rsidTr="002B6F03">
        <w:tc>
          <w:tcPr>
            <w:tcW w:w="3369" w:type="dxa"/>
            <w:vAlign w:val="bottom"/>
          </w:tcPr>
          <w:p w14:paraId="3904688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Hypertension</w:t>
            </w:r>
          </w:p>
        </w:tc>
        <w:tc>
          <w:tcPr>
            <w:tcW w:w="708" w:type="dxa"/>
            <w:vAlign w:val="bottom"/>
          </w:tcPr>
          <w:p w14:paraId="792BB3C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2.4</w:t>
            </w:r>
          </w:p>
        </w:tc>
        <w:tc>
          <w:tcPr>
            <w:tcW w:w="1418" w:type="dxa"/>
            <w:vAlign w:val="bottom"/>
          </w:tcPr>
          <w:p w14:paraId="1C9CA8D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1.61-3.45</w:t>
            </w:r>
          </w:p>
        </w:tc>
        <w:tc>
          <w:tcPr>
            <w:tcW w:w="1134" w:type="dxa"/>
            <w:vAlign w:val="bottom"/>
          </w:tcPr>
          <w:p w14:paraId="410722E4"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5BD8530A" w14:textId="77777777" w:rsidTr="002B6F03">
        <w:tc>
          <w:tcPr>
            <w:tcW w:w="3369" w:type="dxa"/>
            <w:vAlign w:val="bottom"/>
          </w:tcPr>
          <w:p w14:paraId="26EB334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Hyperthyroidism</w:t>
            </w:r>
          </w:p>
        </w:tc>
        <w:tc>
          <w:tcPr>
            <w:tcW w:w="708" w:type="dxa"/>
            <w:vAlign w:val="bottom"/>
          </w:tcPr>
          <w:p w14:paraId="281A9A4F"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w:t>
            </w:r>
          </w:p>
        </w:tc>
        <w:tc>
          <w:tcPr>
            <w:tcW w:w="1418" w:type="dxa"/>
            <w:vAlign w:val="bottom"/>
          </w:tcPr>
          <w:p w14:paraId="1F9EA40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0.53- 2.00</w:t>
            </w:r>
          </w:p>
        </w:tc>
        <w:tc>
          <w:tcPr>
            <w:tcW w:w="1134" w:type="dxa"/>
            <w:vAlign w:val="bottom"/>
          </w:tcPr>
          <w:p w14:paraId="2407D738"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22559B31" w14:textId="77777777" w:rsidTr="002B6F03">
        <w:tc>
          <w:tcPr>
            <w:tcW w:w="3369" w:type="dxa"/>
            <w:vAlign w:val="bottom"/>
          </w:tcPr>
          <w:p w14:paraId="14F67C5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Angina</w:t>
            </w:r>
          </w:p>
        </w:tc>
        <w:tc>
          <w:tcPr>
            <w:tcW w:w="708" w:type="dxa"/>
            <w:vAlign w:val="bottom"/>
          </w:tcPr>
          <w:p w14:paraId="4F0D5AB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4.0</w:t>
            </w:r>
          </w:p>
        </w:tc>
        <w:tc>
          <w:tcPr>
            <w:tcW w:w="1418" w:type="dxa"/>
            <w:vAlign w:val="bottom"/>
          </w:tcPr>
          <w:p w14:paraId="4E5F00E4"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2.53- 6.48</w:t>
            </w:r>
          </w:p>
        </w:tc>
        <w:tc>
          <w:tcPr>
            <w:tcW w:w="1134" w:type="dxa"/>
            <w:vAlign w:val="bottom"/>
          </w:tcPr>
          <w:p w14:paraId="2DB20AD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0.57</w:t>
            </w:r>
          </w:p>
        </w:tc>
      </w:tr>
      <w:tr w:rsidR="002B6F03" w:rsidRPr="000D567E" w14:paraId="637CF99C" w14:textId="77777777" w:rsidTr="002B6F03">
        <w:tc>
          <w:tcPr>
            <w:tcW w:w="3369" w:type="dxa"/>
            <w:vAlign w:val="bottom"/>
          </w:tcPr>
          <w:p w14:paraId="492F612B"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Ischaemic heart disease hypertension</w:t>
            </w:r>
          </w:p>
        </w:tc>
        <w:tc>
          <w:tcPr>
            <w:tcW w:w="708" w:type="dxa"/>
            <w:vAlign w:val="bottom"/>
          </w:tcPr>
          <w:p w14:paraId="39AF9B9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3.7</w:t>
            </w:r>
          </w:p>
        </w:tc>
        <w:tc>
          <w:tcPr>
            <w:tcW w:w="1418" w:type="dxa"/>
            <w:vAlign w:val="bottom"/>
          </w:tcPr>
          <w:p w14:paraId="20EFE790"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2.45- 5.65</w:t>
            </w:r>
          </w:p>
        </w:tc>
        <w:tc>
          <w:tcPr>
            <w:tcW w:w="1134" w:type="dxa"/>
            <w:vAlign w:val="bottom"/>
          </w:tcPr>
          <w:p w14:paraId="2E9349A5"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0.66</w:t>
            </w:r>
          </w:p>
        </w:tc>
      </w:tr>
      <w:tr w:rsidR="002B6F03" w:rsidRPr="000D567E" w14:paraId="502218B2" w14:textId="77777777" w:rsidTr="002B6F03">
        <w:tc>
          <w:tcPr>
            <w:tcW w:w="3369" w:type="dxa"/>
            <w:vAlign w:val="bottom"/>
          </w:tcPr>
          <w:p w14:paraId="4C80B821"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Inflammatory bowel disease</w:t>
            </w:r>
          </w:p>
        </w:tc>
        <w:tc>
          <w:tcPr>
            <w:tcW w:w="708" w:type="dxa"/>
            <w:vAlign w:val="bottom"/>
          </w:tcPr>
          <w:p w14:paraId="01249765"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4.3</w:t>
            </w:r>
          </w:p>
        </w:tc>
        <w:tc>
          <w:tcPr>
            <w:tcW w:w="1418" w:type="dxa"/>
            <w:vAlign w:val="bottom"/>
          </w:tcPr>
          <w:p w14:paraId="73D0A32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1.57- 11.73</w:t>
            </w:r>
          </w:p>
        </w:tc>
        <w:tc>
          <w:tcPr>
            <w:tcW w:w="1134" w:type="dxa"/>
            <w:vAlign w:val="bottom"/>
          </w:tcPr>
          <w:p w14:paraId="2610087B"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AB22CD0" w14:textId="77777777" w:rsidTr="002B6F03">
        <w:tc>
          <w:tcPr>
            <w:tcW w:w="3369" w:type="dxa"/>
            <w:vAlign w:val="bottom"/>
          </w:tcPr>
          <w:p w14:paraId="471A3F7A"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Liver failure</w:t>
            </w:r>
          </w:p>
        </w:tc>
        <w:tc>
          <w:tcPr>
            <w:tcW w:w="708" w:type="dxa"/>
            <w:vAlign w:val="bottom"/>
          </w:tcPr>
          <w:p w14:paraId="55020AD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3.4</w:t>
            </w:r>
          </w:p>
        </w:tc>
        <w:tc>
          <w:tcPr>
            <w:tcW w:w="1418" w:type="dxa"/>
            <w:vAlign w:val="bottom"/>
          </w:tcPr>
          <w:p w14:paraId="4A673DB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1.90- 6.07</w:t>
            </w:r>
          </w:p>
        </w:tc>
        <w:tc>
          <w:tcPr>
            <w:tcW w:w="1134" w:type="dxa"/>
            <w:vAlign w:val="bottom"/>
          </w:tcPr>
          <w:p w14:paraId="75B84EC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1682B3B8" w14:textId="77777777" w:rsidTr="002B6F03">
        <w:tc>
          <w:tcPr>
            <w:tcW w:w="3369" w:type="dxa"/>
            <w:vAlign w:val="bottom"/>
          </w:tcPr>
          <w:p w14:paraId="606DF43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Malignancies</w:t>
            </w:r>
          </w:p>
        </w:tc>
        <w:tc>
          <w:tcPr>
            <w:tcW w:w="708" w:type="dxa"/>
            <w:vAlign w:val="bottom"/>
          </w:tcPr>
          <w:p w14:paraId="753EB4D9"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2.1</w:t>
            </w:r>
          </w:p>
        </w:tc>
        <w:tc>
          <w:tcPr>
            <w:tcW w:w="1418" w:type="dxa"/>
            <w:vAlign w:val="bottom"/>
          </w:tcPr>
          <w:p w14:paraId="01ACE4F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0.29- 15.26</w:t>
            </w:r>
          </w:p>
        </w:tc>
        <w:tc>
          <w:tcPr>
            <w:tcW w:w="1134" w:type="dxa"/>
            <w:vAlign w:val="bottom"/>
          </w:tcPr>
          <w:p w14:paraId="60D9970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7319EBB" w14:textId="77777777" w:rsidTr="002B6F03">
        <w:tc>
          <w:tcPr>
            <w:tcW w:w="3369" w:type="dxa"/>
            <w:vAlign w:val="bottom"/>
          </w:tcPr>
          <w:p w14:paraId="2F3566B9"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Malnutrition</w:t>
            </w:r>
          </w:p>
        </w:tc>
        <w:tc>
          <w:tcPr>
            <w:tcW w:w="708" w:type="dxa"/>
            <w:vAlign w:val="bottom"/>
          </w:tcPr>
          <w:p w14:paraId="2EB2889F"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12300532"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574402F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F238AE0" w14:textId="77777777" w:rsidTr="002B6F03">
        <w:tc>
          <w:tcPr>
            <w:tcW w:w="3369" w:type="dxa"/>
            <w:vAlign w:val="bottom"/>
          </w:tcPr>
          <w:p w14:paraId="75A35B33"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Migraine</w:t>
            </w:r>
          </w:p>
        </w:tc>
        <w:tc>
          <w:tcPr>
            <w:tcW w:w="708" w:type="dxa"/>
            <w:vAlign w:val="bottom"/>
          </w:tcPr>
          <w:p w14:paraId="16EEA99E"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CEDD010"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2A53E27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09D56654" w14:textId="77777777" w:rsidTr="002B6F03">
        <w:tc>
          <w:tcPr>
            <w:tcW w:w="3369" w:type="dxa"/>
            <w:vAlign w:val="bottom"/>
          </w:tcPr>
          <w:p w14:paraId="4193B48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Osteoporosis</w:t>
            </w:r>
            <w:r>
              <w:rPr>
                <w:rFonts w:eastAsia="Times New Roman" w:cs="Times New Roman"/>
                <w:color w:val="000000"/>
                <w:sz w:val="20"/>
                <w:szCs w:val="20"/>
                <w:lang w:val="en-GB"/>
              </w:rPr>
              <w:t>,</w:t>
            </w:r>
            <w:r w:rsidRPr="000D567E">
              <w:rPr>
                <w:rFonts w:eastAsia="Times New Roman" w:cs="Times New Roman"/>
                <w:color w:val="000000"/>
                <w:sz w:val="20"/>
                <w:szCs w:val="20"/>
                <w:lang w:val="en-GB"/>
              </w:rPr>
              <w:t xml:space="preserve"> </w:t>
            </w:r>
            <w:r>
              <w:rPr>
                <w:rFonts w:eastAsia="Times New Roman" w:cs="Times New Roman"/>
                <w:color w:val="000000"/>
                <w:sz w:val="20"/>
                <w:szCs w:val="20"/>
                <w:lang w:val="en-GB"/>
              </w:rPr>
              <w:t>P</w:t>
            </w:r>
            <w:r w:rsidRPr="000D567E">
              <w:rPr>
                <w:rFonts w:eastAsia="Times New Roman" w:cs="Times New Roman"/>
                <w:color w:val="000000"/>
                <w:sz w:val="20"/>
                <w:szCs w:val="20"/>
                <w:lang w:val="en-GB"/>
              </w:rPr>
              <w:t>aget</w:t>
            </w:r>
          </w:p>
        </w:tc>
        <w:tc>
          <w:tcPr>
            <w:tcW w:w="708" w:type="dxa"/>
            <w:vAlign w:val="bottom"/>
          </w:tcPr>
          <w:p w14:paraId="5A8264C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2.0</w:t>
            </w:r>
          </w:p>
        </w:tc>
        <w:tc>
          <w:tcPr>
            <w:tcW w:w="1418" w:type="dxa"/>
            <w:vAlign w:val="bottom"/>
          </w:tcPr>
          <w:p w14:paraId="576030A8"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1.00- 3.96</w:t>
            </w:r>
          </w:p>
        </w:tc>
        <w:tc>
          <w:tcPr>
            <w:tcW w:w="1134" w:type="dxa"/>
            <w:vAlign w:val="bottom"/>
          </w:tcPr>
          <w:p w14:paraId="2037702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2B6F03" w:rsidRPr="000D567E" w14:paraId="12624620" w14:textId="77777777" w:rsidTr="002B6F03">
        <w:tc>
          <w:tcPr>
            <w:tcW w:w="3369" w:type="dxa"/>
            <w:vAlign w:val="bottom"/>
          </w:tcPr>
          <w:p w14:paraId="5AC34ACD"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Pain</w:t>
            </w:r>
          </w:p>
        </w:tc>
        <w:tc>
          <w:tcPr>
            <w:tcW w:w="708" w:type="dxa"/>
            <w:vAlign w:val="bottom"/>
          </w:tcPr>
          <w:p w14:paraId="111993B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1D445C8D"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0.92- 1.95</w:t>
            </w:r>
          </w:p>
        </w:tc>
        <w:tc>
          <w:tcPr>
            <w:tcW w:w="1134" w:type="dxa"/>
            <w:vAlign w:val="bottom"/>
          </w:tcPr>
          <w:p w14:paraId="629F3FD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2B6F03" w:rsidRPr="000D567E" w14:paraId="290C8807" w14:textId="77777777" w:rsidTr="002B6F03">
        <w:tc>
          <w:tcPr>
            <w:tcW w:w="3369" w:type="dxa"/>
            <w:vAlign w:val="bottom"/>
          </w:tcPr>
          <w:p w14:paraId="5F28F39E"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Inflammation pain</w:t>
            </w:r>
          </w:p>
        </w:tc>
        <w:tc>
          <w:tcPr>
            <w:tcW w:w="708" w:type="dxa"/>
            <w:vAlign w:val="bottom"/>
          </w:tcPr>
          <w:p w14:paraId="4116E4DE"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w:t>
            </w:r>
          </w:p>
        </w:tc>
        <w:tc>
          <w:tcPr>
            <w:tcW w:w="1418" w:type="dxa"/>
            <w:vAlign w:val="bottom"/>
          </w:tcPr>
          <w:p w14:paraId="2656E4C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0.27- 0.58</w:t>
            </w:r>
          </w:p>
        </w:tc>
        <w:tc>
          <w:tcPr>
            <w:tcW w:w="1134" w:type="dxa"/>
            <w:vAlign w:val="bottom"/>
          </w:tcPr>
          <w:p w14:paraId="6E936EBF"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2B6F03" w:rsidRPr="000D567E" w14:paraId="7C769656" w14:textId="77777777" w:rsidTr="002B6F03">
        <w:tc>
          <w:tcPr>
            <w:tcW w:w="3369" w:type="dxa"/>
            <w:vAlign w:val="bottom"/>
          </w:tcPr>
          <w:p w14:paraId="60CB4B1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Pancreatic insufficiency</w:t>
            </w:r>
          </w:p>
        </w:tc>
        <w:tc>
          <w:tcPr>
            <w:tcW w:w="708" w:type="dxa"/>
            <w:vAlign w:val="bottom"/>
          </w:tcPr>
          <w:p w14:paraId="720C5CF6"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F573EA1"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10A8AAB"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486FFBA" w14:textId="77777777" w:rsidTr="002B6F03">
        <w:tc>
          <w:tcPr>
            <w:tcW w:w="3369" w:type="dxa"/>
            <w:vAlign w:val="bottom"/>
          </w:tcPr>
          <w:p w14:paraId="6C7267BC"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Parkinson disease</w:t>
            </w:r>
          </w:p>
        </w:tc>
        <w:tc>
          <w:tcPr>
            <w:tcW w:w="708" w:type="dxa"/>
            <w:vAlign w:val="bottom"/>
          </w:tcPr>
          <w:p w14:paraId="7C02994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0ABFD826"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0.42- 5.19</w:t>
            </w:r>
          </w:p>
        </w:tc>
        <w:tc>
          <w:tcPr>
            <w:tcW w:w="1134" w:type="dxa"/>
            <w:vAlign w:val="bottom"/>
          </w:tcPr>
          <w:p w14:paraId="7CD3CDB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631BB2E3" w14:textId="77777777" w:rsidTr="002B6F03">
        <w:tc>
          <w:tcPr>
            <w:tcW w:w="3369" w:type="dxa"/>
            <w:vAlign w:val="bottom"/>
          </w:tcPr>
          <w:p w14:paraId="2A0D694C"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Psoriasis</w:t>
            </w:r>
          </w:p>
        </w:tc>
        <w:tc>
          <w:tcPr>
            <w:tcW w:w="708" w:type="dxa"/>
            <w:vAlign w:val="bottom"/>
          </w:tcPr>
          <w:p w14:paraId="5F8D639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2.1</w:t>
            </w:r>
          </w:p>
        </w:tc>
        <w:tc>
          <w:tcPr>
            <w:tcW w:w="1418" w:type="dxa"/>
            <w:vAlign w:val="bottom"/>
          </w:tcPr>
          <w:p w14:paraId="4E31C58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0.51-8.52</w:t>
            </w:r>
          </w:p>
        </w:tc>
        <w:tc>
          <w:tcPr>
            <w:tcW w:w="1134" w:type="dxa"/>
            <w:vAlign w:val="bottom"/>
          </w:tcPr>
          <w:p w14:paraId="6672F486"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657344B8" w14:textId="77777777" w:rsidTr="002B6F03">
        <w:tc>
          <w:tcPr>
            <w:tcW w:w="3369" w:type="dxa"/>
            <w:vAlign w:val="bottom"/>
          </w:tcPr>
          <w:p w14:paraId="38AA921F"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Psychotic illness</w:t>
            </w:r>
          </w:p>
        </w:tc>
        <w:tc>
          <w:tcPr>
            <w:tcW w:w="708" w:type="dxa"/>
            <w:vAlign w:val="bottom"/>
          </w:tcPr>
          <w:p w14:paraId="02B47912"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2.5</w:t>
            </w:r>
          </w:p>
        </w:tc>
        <w:tc>
          <w:tcPr>
            <w:tcW w:w="1418" w:type="dxa"/>
            <w:vAlign w:val="bottom"/>
          </w:tcPr>
          <w:p w14:paraId="609557C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0.79- 7.87</w:t>
            </w:r>
          </w:p>
        </w:tc>
        <w:tc>
          <w:tcPr>
            <w:tcW w:w="1134" w:type="dxa"/>
            <w:vAlign w:val="bottom"/>
          </w:tcPr>
          <w:p w14:paraId="5C55DFB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3A4CD10F" w14:textId="77777777" w:rsidTr="002B6F03">
        <w:tc>
          <w:tcPr>
            <w:tcW w:w="3369" w:type="dxa"/>
            <w:vAlign w:val="bottom"/>
          </w:tcPr>
          <w:p w14:paraId="12202242"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Chronic airways disease</w:t>
            </w:r>
          </w:p>
        </w:tc>
        <w:tc>
          <w:tcPr>
            <w:tcW w:w="708" w:type="dxa"/>
            <w:vAlign w:val="bottom"/>
          </w:tcPr>
          <w:p w14:paraId="75CF088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w:t>
            </w:r>
          </w:p>
        </w:tc>
        <w:tc>
          <w:tcPr>
            <w:tcW w:w="1418" w:type="dxa"/>
            <w:vAlign w:val="bottom"/>
          </w:tcPr>
          <w:p w14:paraId="228718FB"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0.75- 2.31</w:t>
            </w:r>
          </w:p>
        </w:tc>
        <w:tc>
          <w:tcPr>
            <w:tcW w:w="1134" w:type="dxa"/>
            <w:vAlign w:val="bottom"/>
          </w:tcPr>
          <w:p w14:paraId="33D62B6D"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2B6F03" w:rsidRPr="000D567E" w14:paraId="642C786A" w14:textId="77777777" w:rsidTr="002B6F03">
        <w:tc>
          <w:tcPr>
            <w:tcW w:w="3369" w:type="dxa"/>
            <w:vAlign w:val="bottom"/>
          </w:tcPr>
          <w:p w14:paraId="2FFD0BD6"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Smoking cessation</w:t>
            </w:r>
          </w:p>
        </w:tc>
        <w:tc>
          <w:tcPr>
            <w:tcW w:w="708" w:type="dxa"/>
            <w:vAlign w:val="bottom"/>
          </w:tcPr>
          <w:p w14:paraId="19BBCCFD"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54B3BAE2"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0E155A0E"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2C9D71FE" w14:textId="77777777" w:rsidTr="002B6F03">
        <w:tc>
          <w:tcPr>
            <w:tcW w:w="3369" w:type="dxa"/>
            <w:vAlign w:val="bottom"/>
          </w:tcPr>
          <w:p w14:paraId="19147697"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Steroid responsive diseases</w:t>
            </w:r>
          </w:p>
        </w:tc>
        <w:tc>
          <w:tcPr>
            <w:tcW w:w="708" w:type="dxa"/>
            <w:vAlign w:val="bottom"/>
          </w:tcPr>
          <w:p w14:paraId="411650E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w:t>
            </w:r>
          </w:p>
        </w:tc>
        <w:tc>
          <w:tcPr>
            <w:tcW w:w="1418" w:type="dxa"/>
            <w:vAlign w:val="bottom"/>
          </w:tcPr>
          <w:p w14:paraId="102A83CA"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0.95- 2.75</w:t>
            </w:r>
          </w:p>
        </w:tc>
        <w:tc>
          <w:tcPr>
            <w:tcW w:w="1134" w:type="dxa"/>
            <w:vAlign w:val="bottom"/>
          </w:tcPr>
          <w:p w14:paraId="4A0E960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2B6F03" w:rsidRPr="000D567E" w14:paraId="36136165" w14:textId="77777777" w:rsidTr="002B6F03">
        <w:tc>
          <w:tcPr>
            <w:tcW w:w="3369" w:type="dxa"/>
            <w:vAlign w:val="bottom"/>
          </w:tcPr>
          <w:p w14:paraId="2F2AD7A5"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Transplant</w:t>
            </w:r>
          </w:p>
        </w:tc>
        <w:tc>
          <w:tcPr>
            <w:tcW w:w="708" w:type="dxa"/>
            <w:vAlign w:val="bottom"/>
          </w:tcPr>
          <w:p w14:paraId="199F9B87"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w:t>
            </w:r>
          </w:p>
        </w:tc>
        <w:tc>
          <w:tcPr>
            <w:tcW w:w="1418" w:type="dxa"/>
            <w:vAlign w:val="bottom"/>
          </w:tcPr>
          <w:p w14:paraId="1B1E4191" w14:textId="77777777" w:rsidR="002B6F03" w:rsidRPr="000D567E" w:rsidRDefault="002B6F03" w:rsidP="002B6F03">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0- 253.43</w:t>
            </w:r>
          </w:p>
        </w:tc>
        <w:tc>
          <w:tcPr>
            <w:tcW w:w="1134" w:type="dxa"/>
            <w:vAlign w:val="bottom"/>
          </w:tcPr>
          <w:p w14:paraId="72C62200"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53D69588" w14:textId="77777777" w:rsidTr="002B6F03">
        <w:tc>
          <w:tcPr>
            <w:tcW w:w="3369" w:type="dxa"/>
            <w:vAlign w:val="bottom"/>
          </w:tcPr>
          <w:p w14:paraId="208C4239" w14:textId="77777777" w:rsidR="002B6F03" w:rsidRPr="000D567E" w:rsidRDefault="002B6F03" w:rsidP="002B6F03">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Tuberculosis</w:t>
            </w:r>
          </w:p>
        </w:tc>
        <w:tc>
          <w:tcPr>
            <w:tcW w:w="708" w:type="dxa"/>
            <w:vAlign w:val="bottom"/>
          </w:tcPr>
          <w:p w14:paraId="3FD55914"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76C71BF8" w14:textId="77777777" w:rsidR="002B6F03" w:rsidRPr="000D567E" w:rsidRDefault="002B6F03" w:rsidP="002B6F03">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4F88F2C7"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2B6F03" w:rsidRPr="000D567E" w14:paraId="7B2FD33A" w14:textId="77777777" w:rsidTr="002B6F03">
        <w:tc>
          <w:tcPr>
            <w:tcW w:w="3369" w:type="dxa"/>
            <w:vAlign w:val="bottom"/>
          </w:tcPr>
          <w:p w14:paraId="6A33690E" w14:textId="77777777" w:rsidR="002B6F03" w:rsidRPr="000D567E" w:rsidRDefault="002B6F03" w:rsidP="002B6F03">
            <w:pPr>
              <w:spacing w:line="276" w:lineRule="auto"/>
              <w:rPr>
                <w:rFonts w:eastAsia="Times New Roman" w:cs="Times New Roman"/>
                <w:color w:val="000000"/>
                <w:sz w:val="20"/>
                <w:szCs w:val="20"/>
                <w:lang w:val="en-GB"/>
              </w:rPr>
            </w:pPr>
            <w:r>
              <w:rPr>
                <w:rFonts w:eastAsia="Times New Roman" w:cs="Times New Roman"/>
                <w:color w:val="000000"/>
                <w:sz w:val="20"/>
                <w:szCs w:val="20"/>
                <w:lang w:val="en-GB"/>
              </w:rPr>
              <w:t>Rx</w:t>
            </w:r>
            <w:r w:rsidRPr="000D567E">
              <w:rPr>
                <w:rFonts w:eastAsia="Times New Roman" w:cs="Times New Roman"/>
                <w:color w:val="000000"/>
                <w:sz w:val="20"/>
                <w:szCs w:val="20"/>
                <w:lang w:val="en-GB"/>
              </w:rPr>
              <w:t>RiskV index</w:t>
            </w:r>
          </w:p>
        </w:tc>
        <w:tc>
          <w:tcPr>
            <w:tcW w:w="708" w:type="dxa"/>
            <w:vAlign w:val="bottom"/>
          </w:tcPr>
          <w:p w14:paraId="51523871" w14:textId="77777777" w:rsidR="002B6F03" w:rsidRPr="000D567E" w:rsidRDefault="002B6F03" w:rsidP="002B6F03">
            <w:pPr>
              <w:spacing w:line="276" w:lineRule="auto"/>
              <w:jc w:val="right"/>
              <w:rPr>
                <w:sz w:val="20"/>
                <w:szCs w:val="20"/>
                <w:lang w:val="en-GB"/>
              </w:rPr>
            </w:pPr>
            <w:r w:rsidRPr="000D567E">
              <w:rPr>
                <w:rFonts w:eastAsia="Times New Roman" w:cs="Times New Roman"/>
                <w:color w:val="000000"/>
                <w:sz w:val="20"/>
                <w:szCs w:val="20"/>
                <w:lang w:val="en-GB"/>
              </w:rPr>
              <w:t>1.2</w:t>
            </w:r>
          </w:p>
        </w:tc>
        <w:tc>
          <w:tcPr>
            <w:tcW w:w="1418" w:type="dxa"/>
          </w:tcPr>
          <w:p w14:paraId="5A4C38A4" w14:textId="77777777" w:rsidR="002B6F03" w:rsidRPr="000D567E" w:rsidRDefault="002B6F03" w:rsidP="002B6F03">
            <w:pPr>
              <w:spacing w:line="276" w:lineRule="auto"/>
              <w:jc w:val="right"/>
              <w:rPr>
                <w:sz w:val="20"/>
                <w:szCs w:val="20"/>
                <w:lang w:val="en-GB"/>
              </w:rPr>
            </w:pPr>
            <w:r w:rsidRPr="000D567E">
              <w:rPr>
                <w:sz w:val="20"/>
                <w:szCs w:val="20"/>
                <w:lang w:val="en-GB"/>
              </w:rPr>
              <w:t>1.13-1.29</w:t>
            </w:r>
          </w:p>
        </w:tc>
        <w:tc>
          <w:tcPr>
            <w:tcW w:w="1134" w:type="dxa"/>
            <w:vAlign w:val="bottom"/>
          </w:tcPr>
          <w:p w14:paraId="3925D381" w14:textId="77777777" w:rsidR="002B6F03" w:rsidRPr="000D567E" w:rsidRDefault="002B6F03" w:rsidP="002B6F03">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0.66</w:t>
            </w:r>
          </w:p>
        </w:tc>
      </w:tr>
    </w:tbl>
    <w:p w14:paraId="3EB076ED" w14:textId="77777777" w:rsidR="002B6F03" w:rsidRDefault="002B6F03" w:rsidP="00D50186">
      <w:pPr>
        <w:spacing w:line="480" w:lineRule="auto"/>
        <w:rPr>
          <w:b/>
          <w:lang w:val="en-GB"/>
        </w:rPr>
      </w:pPr>
    </w:p>
    <w:p w14:paraId="437E15C6" w14:textId="77777777" w:rsidR="00D50186" w:rsidRDefault="004867C0" w:rsidP="00D50186">
      <w:pPr>
        <w:spacing w:line="480" w:lineRule="auto"/>
        <w:rPr>
          <w:lang w:val="en-GB"/>
        </w:rPr>
      </w:pPr>
      <w:r w:rsidRPr="005A785E">
        <w:rPr>
          <w:b/>
          <w:lang w:val="en-GB"/>
        </w:rPr>
        <w:lastRenderedPageBreak/>
        <w:t>Figure 1:</w:t>
      </w:r>
      <w:r w:rsidR="00D50186">
        <w:rPr>
          <w:lang w:val="en-GB"/>
        </w:rPr>
        <w:t xml:space="preserve"> Flowchart.</w:t>
      </w:r>
    </w:p>
    <w:p w14:paraId="4402684C" w14:textId="2B282D60" w:rsidR="004867C0" w:rsidRPr="00D50186" w:rsidRDefault="00DA75CC" w:rsidP="00D50186">
      <w:pPr>
        <w:spacing w:line="480" w:lineRule="auto"/>
        <w:rPr>
          <w:lang w:val="en-GB"/>
        </w:rPr>
      </w:pPr>
      <w:r>
        <w:rPr>
          <w:b/>
          <w:noProof/>
        </w:rPr>
        <w:drawing>
          <wp:inline distT="0" distB="0" distL="0" distR="0" wp14:anchorId="4F9FAA6F" wp14:editId="3E8C65BF">
            <wp:extent cx="5748655" cy="4309745"/>
            <wp:effectExtent l="0" t="0" r="0" b="8255"/>
            <wp:docPr id="2" name="Bildobjekt 2" descr="Macintosh HD:Users:annegarland:Desktop:Prediktionsstudien:Data:Flowchart_1.0:Bil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negarland:Desktop:Prediktionsstudien:Data:Flowchart_1.0:Bild1.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309745"/>
                    </a:xfrm>
                    <a:prstGeom prst="rect">
                      <a:avLst/>
                    </a:prstGeom>
                    <a:noFill/>
                    <a:ln>
                      <a:noFill/>
                    </a:ln>
                  </pic:spPr>
                </pic:pic>
              </a:graphicData>
            </a:graphic>
          </wp:inline>
        </w:drawing>
      </w:r>
      <w:r w:rsidR="004867C0" w:rsidRPr="005A785E">
        <w:rPr>
          <w:b/>
          <w:lang w:val="en-GB"/>
        </w:rPr>
        <w:br w:type="page"/>
      </w:r>
    </w:p>
    <w:p w14:paraId="2EB2ACE1" w14:textId="7908F03B" w:rsidR="004867C0" w:rsidRDefault="004867C0" w:rsidP="004867C0">
      <w:pPr>
        <w:rPr>
          <w:lang w:val="en-GB"/>
        </w:rPr>
      </w:pPr>
      <w:r w:rsidRPr="005A785E">
        <w:rPr>
          <w:b/>
          <w:lang w:val="en-GB"/>
        </w:rPr>
        <w:lastRenderedPageBreak/>
        <w:t>Figure 2:</w:t>
      </w:r>
      <w:r w:rsidRPr="005A785E">
        <w:rPr>
          <w:lang w:val="en-GB"/>
        </w:rPr>
        <w:t xml:space="preserve"> ROC for the investigated comorbidity measures</w:t>
      </w:r>
      <w:r w:rsidR="00E11A4C">
        <w:rPr>
          <w:lang w:val="en-GB"/>
        </w:rPr>
        <w:t xml:space="preserve">: </w:t>
      </w:r>
      <w:r w:rsidR="00E11A4C">
        <w:rPr>
          <w:rFonts w:ascii="Cambria" w:hAnsi="Cambria"/>
          <w:lang w:val="en-GB"/>
        </w:rPr>
        <w:t>A</w:t>
      </w:r>
      <w:r w:rsidR="00E11A4C" w:rsidRPr="005A785E">
        <w:rPr>
          <w:rFonts w:ascii="Cambria" w:hAnsi="Cambria"/>
          <w:lang w:val="en-GB"/>
        </w:rPr>
        <w:t xml:space="preserve">ge, gender, </w:t>
      </w:r>
      <w:r w:rsidR="00E11A4C" w:rsidRPr="005A785E">
        <w:rPr>
          <w:lang w:val="en-GB"/>
        </w:rPr>
        <w:t xml:space="preserve">ASA, </w:t>
      </w:r>
      <w:r w:rsidR="00E11A4C" w:rsidRPr="005A785E">
        <w:rPr>
          <w:rFonts w:ascii="Cambria" w:hAnsi="Cambria"/>
          <w:lang w:val="en-GB"/>
        </w:rPr>
        <w:t>presence of heart infarction or renal disease during the last 12 months</w:t>
      </w:r>
      <w:r w:rsidR="00E11A4C">
        <w:rPr>
          <w:lang w:val="en-GB"/>
        </w:rPr>
        <w:t xml:space="preserve">, </w:t>
      </w:r>
      <w:r w:rsidRPr="005A785E">
        <w:rPr>
          <w:lang w:val="en-GB"/>
        </w:rPr>
        <w:t>ASA</w:t>
      </w:r>
      <w:r w:rsidR="00E11A4C">
        <w:rPr>
          <w:lang w:val="en-GB"/>
        </w:rPr>
        <w:t xml:space="preserve"> alone, CCI, Elixhauser and Rx</w:t>
      </w:r>
      <w:r w:rsidRPr="005A785E">
        <w:rPr>
          <w:lang w:val="en-GB"/>
        </w:rPr>
        <w:t>RiskV.</w:t>
      </w:r>
    </w:p>
    <w:p w14:paraId="4C48A634" w14:textId="77777777" w:rsidR="00E11A4C" w:rsidRPr="005A785E" w:rsidRDefault="00E11A4C" w:rsidP="004867C0">
      <w:pPr>
        <w:rPr>
          <w:lang w:val="en-GB"/>
        </w:rPr>
      </w:pPr>
    </w:p>
    <w:p w14:paraId="717A2BEC" w14:textId="7EF72E27" w:rsidR="00C0240C" w:rsidRDefault="00333722">
      <w:pPr>
        <w:rPr>
          <w:b/>
          <w:lang w:val="en-GB"/>
        </w:rPr>
      </w:pPr>
      <w:r>
        <w:rPr>
          <w:b/>
          <w:noProof/>
        </w:rPr>
        <w:drawing>
          <wp:inline distT="0" distB="0" distL="0" distR="0" wp14:anchorId="2A5955E6" wp14:editId="68C8EB49">
            <wp:extent cx="5757545" cy="5757545"/>
            <wp:effectExtent l="0" t="0" r="8255" b="8255"/>
            <wp:docPr id="9" name="Bildobjekt 9" descr="Macintosh HD:Users:annegarland:Desktop:Prediktionsstudien:Data:AUC-final model_ 1.0:AUC_IndexesNov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negarland:Desktop:Prediktionsstudien:Data:AUC-final model_ 1.0:AUC_IndexesNov25.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r w:rsidR="00C0240C">
        <w:rPr>
          <w:b/>
          <w:lang w:val="en-GB"/>
        </w:rPr>
        <w:br w:type="page"/>
      </w:r>
    </w:p>
    <w:p w14:paraId="4C102766" w14:textId="2F5BD7FF" w:rsidR="00C0240C" w:rsidRPr="00C0240C" w:rsidRDefault="00C0240C" w:rsidP="00C0240C">
      <w:pPr>
        <w:rPr>
          <w:lang w:val="en-GB"/>
        </w:rPr>
      </w:pPr>
      <w:r w:rsidRPr="00C0240C">
        <w:rPr>
          <w:b/>
          <w:lang w:val="en-GB"/>
        </w:rPr>
        <w:lastRenderedPageBreak/>
        <w:t xml:space="preserve">Table 3 A-C: </w:t>
      </w:r>
      <w:r w:rsidRPr="00C0240C">
        <w:rPr>
          <w:lang w:val="en-GB"/>
        </w:rPr>
        <w:t xml:space="preserve">90-day odd ratios with 95% CI and </w:t>
      </w:r>
      <w:r w:rsidRPr="00C0240C">
        <w:rPr>
          <w:rFonts w:eastAsia="Times New Roman" w:cs="Times New Roman"/>
          <w:color w:val="000000"/>
          <w:lang w:val="en-GB"/>
        </w:rPr>
        <w:t>c-statistic</w:t>
      </w:r>
      <w:r w:rsidRPr="00C0240C">
        <w:rPr>
          <w:lang w:val="en-GB"/>
        </w:rPr>
        <w:t xml:space="preserve"> values for the three investigated coding algorithms and their included dimensions. An Elixhauser Score, B Charlson Comorbidity Index and C RxRisk-V. When no patients have been registered it is marked with “-“ and calculation of OR and CI (95%) is not meaningful.</w:t>
      </w:r>
    </w:p>
    <w:p w14:paraId="179EFFDE" w14:textId="4768EC4E" w:rsidR="004867C0" w:rsidRPr="005A785E" w:rsidRDefault="00C0240C" w:rsidP="004867C0">
      <w:pPr>
        <w:rPr>
          <w:lang w:val="en-GB"/>
        </w:rPr>
      </w:pPr>
      <w:r>
        <w:rPr>
          <w:noProof/>
        </w:rPr>
        <w:drawing>
          <wp:inline distT="0" distB="0" distL="0" distR="0" wp14:anchorId="23DC21E8" wp14:editId="02432BFE">
            <wp:extent cx="5756910" cy="6473435"/>
            <wp:effectExtent l="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473435"/>
                    </a:xfrm>
                    <a:prstGeom prst="rect">
                      <a:avLst/>
                    </a:prstGeom>
                    <a:noFill/>
                    <a:ln>
                      <a:noFill/>
                    </a:ln>
                  </pic:spPr>
                </pic:pic>
              </a:graphicData>
            </a:graphic>
          </wp:inline>
        </w:drawing>
      </w:r>
    </w:p>
    <w:p w14:paraId="7EE5FA08" w14:textId="77777777" w:rsidR="00C0240C" w:rsidRPr="000D567E" w:rsidRDefault="00C0240C" w:rsidP="00C0240C">
      <w:pPr>
        <w:rPr>
          <w:b/>
          <w:sz w:val="28"/>
          <w:szCs w:val="28"/>
          <w:lang w:val="en-GB"/>
        </w:rPr>
      </w:pPr>
      <w:r w:rsidRPr="000D567E">
        <w:rPr>
          <w:b/>
          <w:sz w:val="28"/>
          <w:szCs w:val="28"/>
          <w:lang w:val="en-GB"/>
        </w:rPr>
        <w:t>B:</w:t>
      </w:r>
    </w:p>
    <w:tbl>
      <w:tblPr>
        <w:tblStyle w:val="Tabellrutnt"/>
        <w:tblW w:w="6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418"/>
        <w:gridCol w:w="1134"/>
      </w:tblGrid>
      <w:tr w:rsidR="00C0240C" w:rsidRPr="000D567E" w14:paraId="792D5F92" w14:textId="77777777" w:rsidTr="00693A71">
        <w:tc>
          <w:tcPr>
            <w:tcW w:w="3369" w:type="dxa"/>
            <w:tcBorders>
              <w:top w:val="single" w:sz="24" w:space="0" w:color="808080" w:themeColor="background1" w:themeShade="80"/>
              <w:bottom w:val="single" w:sz="2" w:space="0" w:color="808080" w:themeColor="background1" w:themeShade="80"/>
            </w:tcBorders>
          </w:tcPr>
          <w:p w14:paraId="57B5FE24" w14:textId="77777777" w:rsidR="00C0240C" w:rsidRPr="000D567E" w:rsidRDefault="00C0240C" w:rsidP="00693A71">
            <w:pPr>
              <w:rPr>
                <w:b/>
                <w:sz w:val="28"/>
                <w:szCs w:val="28"/>
                <w:lang w:val="en-GB"/>
              </w:rPr>
            </w:pPr>
          </w:p>
          <w:p w14:paraId="7BE38104" w14:textId="77777777" w:rsidR="00C0240C" w:rsidRPr="000D567E" w:rsidRDefault="00C0240C" w:rsidP="00693A71">
            <w:pPr>
              <w:rPr>
                <w:b/>
                <w:sz w:val="28"/>
                <w:szCs w:val="28"/>
                <w:lang w:val="en-GB"/>
              </w:rPr>
            </w:pPr>
            <w:r w:rsidRPr="000D567E">
              <w:rPr>
                <w:b/>
                <w:sz w:val="28"/>
                <w:szCs w:val="28"/>
                <w:lang w:val="en-GB"/>
              </w:rPr>
              <w:t>Charlson</w:t>
            </w:r>
          </w:p>
        </w:tc>
        <w:tc>
          <w:tcPr>
            <w:tcW w:w="708" w:type="dxa"/>
            <w:tcBorders>
              <w:top w:val="single" w:sz="24" w:space="0" w:color="808080" w:themeColor="background1" w:themeShade="80"/>
              <w:bottom w:val="single" w:sz="2" w:space="0" w:color="808080" w:themeColor="background1" w:themeShade="80"/>
            </w:tcBorders>
            <w:vAlign w:val="bottom"/>
          </w:tcPr>
          <w:p w14:paraId="61D983C4" w14:textId="77777777" w:rsidR="00C0240C" w:rsidRPr="000D567E" w:rsidRDefault="00C0240C" w:rsidP="00693A71">
            <w:pPr>
              <w:jc w:val="right"/>
              <w:rPr>
                <w:rFonts w:eastAsia="Times New Roman" w:cs="Times New Roman"/>
                <w:b/>
                <w:color w:val="000000"/>
                <w:sz w:val="20"/>
                <w:szCs w:val="20"/>
                <w:lang w:val="en-GB"/>
              </w:rPr>
            </w:pPr>
            <w:r w:rsidRPr="000D567E">
              <w:rPr>
                <w:rFonts w:eastAsia="Times New Roman" w:cs="Times New Roman"/>
                <w:b/>
                <w:color w:val="000000"/>
                <w:sz w:val="20"/>
                <w:szCs w:val="20"/>
                <w:lang w:val="en-GB"/>
              </w:rPr>
              <w:t>OR</w:t>
            </w:r>
          </w:p>
        </w:tc>
        <w:tc>
          <w:tcPr>
            <w:tcW w:w="1418" w:type="dxa"/>
            <w:tcBorders>
              <w:top w:val="single" w:sz="24" w:space="0" w:color="808080" w:themeColor="background1" w:themeShade="80"/>
              <w:bottom w:val="single" w:sz="2" w:space="0" w:color="808080" w:themeColor="background1" w:themeShade="80"/>
            </w:tcBorders>
            <w:vAlign w:val="bottom"/>
          </w:tcPr>
          <w:p w14:paraId="70A0E638" w14:textId="77777777" w:rsidR="00C0240C" w:rsidRPr="000D567E" w:rsidRDefault="00C0240C" w:rsidP="00693A71">
            <w:pPr>
              <w:jc w:val="right"/>
              <w:rPr>
                <w:rFonts w:eastAsia="Times New Roman" w:cs="Times New Roman"/>
                <w:b/>
                <w:color w:val="000000"/>
                <w:sz w:val="28"/>
                <w:szCs w:val="28"/>
                <w:lang w:val="en-GB"/>
              </w:rPr>
            </w:pPr>
          </w:p>
          <w:p w14:paraId="67ACE163" w14:textId="77777777" w:rsidR="00C0240C" w:rsidRPr="000D567E" w:rsidRDefault="00C0240C" w:rsidP="00693A71">
            <w:pPr>
              <w:jc w:val="right"/>
              <w:rPr>
                <w:rFonts w:eastAsia="Times New Roman" w:cs="Times New Roman"/>
                <w:b/>
                <w:color w:val="000000"/>
                <w:sz w:val="20"/>
                <w:szCs w:val="20"/>
                <w:lang w:val="en-GB"/>
              </w:rPr>
            </w:pPr>
            <w:r w:rsidRPr="000D567E">
              <w:rPr>
                <w:rFonts w:eastAsia="Times New Roman" w:cs="Times New Roman"/>
                <w:b/>
                <w:color w:val="000000"/>
                <w:sz w:val="20"/>
                <w:szCs w:val="20"/>
                <w:lang w:val="en-GB"/>
              </w:rPr>
              <w:t>CI</w:t>
            </w:r>
            <w:r>
              <w:rPr>
                <w:rFonts w:eastAsia="Times New Roman" w:cs="Times New Roman"/>
                <w:b/>
                <w:color w:val="000000"/>
                <w:sz w:val="20"/>
                <w:szCs w:val="20"/>
                <w:lang w:val="en-GB"/>
              </w:rPr>
              <w:t xml:space="preserve"> </w:t>
            </w:r>
            <w:r w:rsidRPr="000D567E">
              <w:rPr>
                <w:rFonts w:eastAsia="Times New Roman" w:cs="Times New Roman"/>
                <w:b/>
                <w:color w:val="000000"/>
                <w:sz w:val="20"/>
                <w:szCs w:val="20"/>
                <w:lang w:val="en-GB"/>
              </w:rPr>
              <w:t>(95%)</w:t>
            </w:r>
          </w:p>
        </w:tc>
        <w:tc>
          <w:tcPr>
            <w:tcW w:w="1134" w:type="dxa"/>
            <w:tcBorders>
              <w:top w:val="single" w:sz="24" w:space="0" w:color="808080" w:themeColor="background1" w:themeShade="80"/>
              <w:bottom w:val="single" w:sz="2" w:space="0" w:color="808080" w:themeColor="background1" w:themeShade="80"/>
            </w:tcBorders>
            <w:vAlign w:val="bottom"/>
          </w:tcPr>
          <w:p w14:paraId="6E4F744B" w14:textId="77777777" w:rsidR="00C0240C" w:rsidRPr="000D567E" w:rsidRDefault="00C0240C" w:rsidP="00693A71">
            <w:pPr>
              <w:jc w:val="right"/>
              <w:rPr>
                <w:rFonts w:eastAsia="Times New Roman" w:cs="Times New Roman"/>
                <w:b/>
                <w:color w:val="000000"/>
                <w:sz w:val="20"/>
                <w:szCs w:val="20"/>
                <w:lang w:val="en-GB"/>
              </w:rPr>
            </w:pPr>
            <w:r>
              <w:rPr>
                <w:rFonts w:eastAsia="Times New Roman" w:cs="Times New Roman"/>
                <w:b/>
                <w:color w:val="000000"/>
                <w:sz w:val="20"/>
                <w:szCs w:val="20"/>
                <w:lang w:val="en-GB"/>
              </w:rPr>
              <w:t>c-statistic</w:t>
            </w:r>
          </w:p>
        </w:tc>
      </w:tr>
      <w:tr w:rsidR="00C0240C" w:rsidRPr="000D567E" w14:paraId="4DAB16C0" w14:textId="77777777" w:rsidTr="00693A71">
        <w:tc>
          <w:tcPr>
            <w:tcW w:w="3369" w:type="dxa"/>
            <w:tcBorders>
              <w:top w:val="single" w:sz="2" w:space="0" w:color="808080" w:themeColor="background1" w:themeShade="80"/>
            </w:tcBorders>
            <w:vAlign w:val="bottom"/>
          </w:tcPr>
          <w:p w14:paraId="5CB86DD5" w14:textId="77777777" w:rsidR="00C0240C" w:rsidRPr="000D567E" w:rsidRDefault="00C0240C" w:rsidP="00693A71">
            <w:pPr>
              <w:spacing w:line="276" w:lineRule="auto"/>
              <w:rPr>
                <w:rFonts w:eastAsia="Times New Roman" w:cs="Times New Roman"/>
                <w:color w:val="000000"/>
                <w:sz w:val="20"/>
                <w:szCs w:val="20"/>
                <w:lang w:val="en-GB"/>
              </w:rPr>
            </w:pPr>
          </w:p>
        </w:tc>
        <w:tc>
          <w:tcPr>
            <w:tcW w:w="708" w:type="dxa"/>
            <w:tcBorders>
              <w:top w:val="single" w:sz="2" w:space="0" w:color="808080" w:themeColor="background1" w:themeShade="80"/>
            </w:tcBorders>
            <w:vAlign w:val="bottom"/>
          </w:tcPr>
          <w:p w14:paraId="2A5A5FB8" w14:textId="77777777" w:rsidR="00C0240C" w:rsidRPr="000D567E" w:rsidRDefault="00C0240C" w:rsidP="00693A71">
            <w:pPr>
              <w:spacing w:line="276" w:lineRule="auto"/>
              <w:jc w:val="right"/>
              <w:rPr>
                <w:rFonts w:eastAsia="Times New Roman" w:cs="Times New Roman"/>
                <w:color w:val="000000"/>
                <w:sz w:val="20"/>
                <w:szCs w:val="20"/>
                <w:lang w:val="en-GB"/>
              </w:rPr>
            </w:pPr>
          </w:p>
        </w:tc>
        <w:tc>
          <w:tcPr>
            <w:tcW w:w="1418" w:type="dxa"/>
            <w:tcBorders>
              <w:top w:val="single" w:sz="2" w:space="0" w:color="808080" w:themeColor="background1" w:themeShade="80"/>
            </w:tcBorders>
            <w:vAlign w:val="bottom"/>
          </w:tcPr>
          <w:p w14:paraId="6816D96D" w14:textId="77777777" w:rsidR="00C0240C" w:rsidRPr="000D567E" w:rsidRDefault="00C0240C" w:rsidP="00693A71">
            <w:pPr>
              <w:spacing w:line="276" w:lineRule="auto"/>
              <w:jc w:val="right"/>
              <w:rPr>
                <w:rFonts w:eastAsia="Times New Roman" w:cs="Times New Roman"/>
                <w:color w:val="000000"/>
                <w:sz w:val="20"/>
                <w:szCs w:val="20"/>
                <w:lang w:val="en-GB"/>
              </w:rPr>
            </w:pPr>
          </w:p>
        </w:tc>
        <w:tc>
          <w:tcPr>
            <w:tcW w:w="1134" w:type="dxa"/>
            <w:tcBorders>
              <w:top w:val="single" w:sz="2" w:space="0" w:color="808080" w:themeColor="background1" w:themeShade="80"/>
            </w:tcBorders>
            <w:vAlign w:val="bottom"/>
          </w:tcPr>
          <w:p w14:paraId="4FA024A8" w14:textId="77777777" w:rsidR="00C0240C" w:rsidRPr="000D567E" w:rsidRDefault="00C0240C" w:rsidP="00693A71">
            <w:pPr>
              <w:spacing w:line="276" w:lineRule="auto"/>
              <w:jc w:val="right"/>
              <w:rPr>
                <w:rFonts w:eastAsia="Times New Roman" w:cs="Times New Roman"/>
                <w:color w:val="000000"/>
                <w:sz w:val="20"/>
                <w:szCs w:val="20"/>
                <w:lang w:val="en-GB"/>
              </w:rPr>
            </w:pPr>
          </w:p>
        </w:tc>
      </w:tr>
      <w:tr w:rsidR="00C0240C" w:rsidRPr="000D567E" w14:paraId="4119399A" w14:textId="77777777" w:rsidTr="00693A71">
        <w:tc>
          <w:tcPr>
            <w:tcW w:w="3369" w:type="dxa"/>
            <w:vAlign w:val="bottom"/>
          </w:tcPr>
          <w:p w14:paraId="379495CC"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Myocardial infarction</w:t>
            </w:r>
          </w:p>
        </w:tc>
        <w:tc>
          <w:tcPr>
            <w:tcW w:w="708" w:type="dxa"/>
            <w:vAlign w:val="bottom"/>
          </w:tcPr>
          <w:p w14:paraId="5A4388FA"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4.0</w:t>
            </w:r>
          </w:p>
        </w:tc>
        <w:tc>
          <w:tcPr>
            <w:tcW w:w="1418" w:type="dxa"/>
            <w:vAlign w:val="bottom"/>
          </w:tcPr>
          <w:p w14:paraId="6BEABECD"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2.34- 6.77 </w:t>
            </w:r>
          </w:p>
        </w:tc>
        <w:tc>
          <w:tcPr>
            <w:tcW w:w="1134" w:type="dxa"/>
            <w:vAlign w:val="bottom"/>
          </w:tcPr>
          <w:p w14:paraId="27A6B277"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0.55</w:t>
            </w:r>
          </w:p>
        </w:tc>
      </w:tr>
      <w:tr w:rsidR="00C0240C" w:rsidRPr="000D567E" w14:paraId="01F947DC" w14:textId="77777777" w:rsidTr="00693A71">
        <w:tc>
          <w:tcPr>
            <w:tcW w:w="3369" w:type="dxa"/>
            <w:vAlign w:val="bottom"/>
          </w:tcPr>
          <w:p w14:paraId="7FC38F86"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Congestive heart failure</w:t>
            </w:r>
          </w:p>
        </w:tc>
        <w:tc>
          <w:tcPr>
            <w:tcW w:w="708" w:type="dxa"/>
            <w:vAlign w:val="bottom"/>
          </w:tcPr>
          <w:p w14:paraId="0C660BEE"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9.5</w:t>
            </w:r>
          </w:p>
        </w:tc>
        <w:tc>
          <w:tcPr>
            <w:tcW w:w="1418" w:type="dxa"/>
            <w:vAlign w:val="bottom"/>
          </w:tcPr>
          <w:p w14:paraId="41E473DD"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5.87- 15.28</w:t>
            </w:r>
          </w:p>
        </w:tc>
        <w:tc>
          <w:tcPr>
            <w:tcW w:w="1134" w:type="dxa"/>
            <w:vAlign w:val="bottom"/>
          </w:tcPr>
          <w:p w14:paraId="743DCD48"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0.58</w:t>
            </w:r>
          </w:p>
        </w:tc>
      </w:tr>
      <w:tr w:rsidR="00C0240C" w:rsidRPr="000D567E" w14:paraId="2028635E" w14:textId="77777777" w:rsidTr="00693A71">
        <w:tc>
          <w:tcPr>
            <w:tcW w:w="3369" w:type="dxa"/>
            <w:vAlign w:val="bottom"/>
          </w:tcPr>
          <w:p w14:paraId="53466A69"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Peripheral vascular disease</w:t>
            </w:r>
          </w:p>
        </w:tc>
        <w:tc>
          <w:tcPr>
            <w:tcW w:w="708" w:type="dxa"/>
            <w:vAlign w:val="bottom"/>
          </w:tcPr>
          <w:p w14:paraId="4F6D0D6C"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2.6</w:t>
            </w:r>
          </w:p>
        </w:tc>
        <w:tc>
          <w:tcPr>
            <w:tcW w:w="1418" w:type="dxa"/>
            <w:vAlign w:val="bottom"/>
          </w:tcPr>
          <w:p w14:paraId="25A8B975"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0.81- 8.09 </w:t>
            </w:r>
          </w:p>
        </w:tc>
        <w:tc>
          <w:tcPr>
            <w:tcW w:w="1134" w:type="dxa"/>
            <w:vAlign w:val="bottom"/>
          </w:tcPr>
          <w:p w14:paraId="54DF9372"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C0240C" w:rsidRPr="000D567E" w14:paraId="612147CE" w14:textId="77777777" w:rsidTr="00693A71">
        <w:tc>
          <w:tcPr>
            <w:tcW w:w="3369" w:type="dxa"/>
            <w:vAlign w:val="bottom"/>
          </w:tcPr>
          <w:p w14:paraId="4878D6A7"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Cerebrovascular disease</w:t>
            </w:r>
          </w:p>
        </w:tc>
        <w:tc>
          <w:tcPr>
            <w:tcW w:w="708" w:type="dxa"/>
            <w:vAlign w:val="bottom"/>
          </w:tcPr>
          <w:p w14:paraId="5ECFA5C6"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3.8</w:t>
            </w:r>
          </w:p>
        </w:tc>
        <w:tc>
          <w:tcPr>
            <w:tcW w:w="1418" w:type="dxa"/>
            <w:vAlign w:val="bottom"/>
          </w:tcPr>
          <w:p w14:paraId="5F17865A"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1.86- 7.87 </w:t>
            </w:r>
          </w:p>
        </w:tc>
        <w:tc>
          <w:tcPr>
            <w:tcW w:w="1134" w:type="dxa"/>
            <w:vAlign w:val="bottom"/>
          </w:tcPr>
          <w:p w14:paraId="248A1A57"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C0240C" w:rsidRPr="000D567E" w14:paraId="50C03692" w14:textId="77777777" w:rsidTr="00693A71">
        <w:tc>
          <w:tcPr>
            <w:tcW w:w="3369" w:type="dxa"/>
            <w:vAlign w:val="bottom"/>
          </w:tcPr>
          <w:p w14:paraId="54CC9F9F"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Dementia</w:t>
            </w:r>
          </w:p>
        </w:tc>
        <w:tc>
          <w:tcPr>
            <w:tcW w:w="708" w:type="dxa"/>
            <w:vAlign w:val="bottom"/>
          </w:tcPr>
          <w:p w14:paraId="49148548"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4.5</w:t>
            </w:r>
          </w:p>
        </w:tc>
        <w:tc>
          <w:tcPr>
            <w:tcW w:w="1418" w:type="dxa"/>
            <w:vAlign w:val="bottom"/>
          </w:tcPr>
          <w:p w14:paraId="3349F1ED"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1.09- 18.25 </w:t>
            </w:r>
          </w:p>
        </w:tc>
        <w:tc>
          <w:tcPr>
            <w:tcW w:w="1134" w:type="dxa"/>
            <w:vAlign w:val="bottom"/>
          </w:tcPr>
          <w:p w14:paraId="36D2D19D"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C0240C" w:rsidRPr="000D567E" w14:paraId="0F261943" w14:textId="77777777" w:rsidTr="00693A71">
        <w:tc>
          <w:tcPr>
            <w:tcW w:w="3369" w:type="dxa"/>
            <w:vAlign w:val="bottom"/>
          </w:tcPr>
          <w:p w14:paraId="78FA6444"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lastRenderedPageBreak/>
              <w:t>Chronic pulmonary disease</w:t>
            </w:r>
          </w:p>
        </w:tc>
        <w:tc>
          <w:tcPr>
            <w:tcW w:w="708" w:type="dxa"/>
            <w:vAlign w:val="bottom"/>
          </w:tcPr>
          <w:p w14:paraId="38E56DC1"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1.6</w:t>
            </w:r>
          </w:p>
        </w:tc>
        <w:tc>
          <w:tcPr>
            <w:tcW w:w="1418" w:type="dxa"/>
            <w:vAlign w:val="bottom"/>
          </w:tcPr>
          <w:p w14:paraId="54B05210"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0.82- 3.21</w:t>
            </w:r>
          </w:p>
        </w:tc>
        <w:tc>
          <w:tcPr>
            <w:tcW w:w="1134" w:type="dxa"/>
            <w:vAlign w:val="bottom"/>
          </w:tcPr>
          <w:p w14:paraId="0B491E8F"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C0240C" w:rsidRPr="000D567E" w14:paraId="5932D463" w14:textId="77777777" w:rsidTr="00693A71">
        <w:tc>
          <w:tcPr>
            <w:tcW w:w="3369" w:type="dxa"/>
            <w:vAlign w:val="bottom"/>
          </w:tcPr>
          <w:p w14:paraId="43A3D37D"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Rheumatic disease</w:t>
            </w:r>
          </w:p>
        </w:tc>
        <w:tc>
          <w:tcPr>
            <w:tcW w:w="708" w:type="dxa"/>
            <w:vAlign w:val="bottom"/>
          </w:tcPr>
          <w:p w14:paraId="7EF54C6E"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1.7</w:t>
            </w:r>
          </w:p>
        </w:tc>
        <w:tc>
          <w:tcPr>
            <w:tcW w:w="1418" w:type="dxa"/>
            <w:vAlign w:val="bottom"/>
          </w:tcPr>
          <w:p w14:paraId="238218FD"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0.70- 4.21</w:t>
            </w:r>
          </w:p>
        </w:tc>
        <w:tc>
          <w:tcPr>
            <w:tcW w:w="1134" w:type="dxa"/>
            <w:vAlign w:val="bottom"/>
          </w:tcPr>
          <w:p w14:paraId="510573A8"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0.51</w:t>
            </w:r>
          </w:p>
        </w:tc>
      </w:tr>
      <w:tr w:rsidR="00C0240C" w:rsidRPr="000D567E" w14:paraId="67E70D50" w14:textId="77777777" w:rsidTr="00693A71">
        <w:tc>
          <w:tcPr>
            <w:tcW w:w="3369" w:type="dxa"/>
            <w:vAlign w:val="bottom"/>
          </w:tcPr>
          <w:p w14:paraId="0E0ACA70"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Peptic ulcer disease</w:t>
            </w:r>
          </w:p>
        </w:tc>
        <w:tc>
          <w:tcPr>
            <w:tcW w:w="708" w:type="dxa"/>
            <w:vAlign w:val="bottom"/>
          </w:tcPr>
          <w:p w14:paraId="4F04D073"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06BDBA9A"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0.20- 10.54 </w:t>
            </w:r>
          </w:p>
        </w:tc>
        <w:tc>
          <w:tcPr>
            <w:tcW w:w="1134" w:type="dxa"/>
            <w:vAlign w:val="bottom"/>
          </w:tcPr>
          <w:p w14:paraId="37AC4BDC"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23BFB34D" w14:textId="77777777" w:rsidTr="00693A71">
        <w:tc>
          <w:tcPr>
            <w:tcW w:w="3369" w:type="dxa"/>
            <w:vAlign w:val="bottom"/>
          </w:tcPr>
          <w:p w14:paraId="25F6A076"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Mild liver disease</w:t>
            </w:r>
          </w:p>
        </w:tc>
        <w:tc>
          <w:tcPr>
            <w:tcW w:w="708" w:type="dxa"/>
            <w:vAlign w:val="bottom"/>
          </w:tcPr>
          <w:p w14:paraId="0176A603"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3FCB7E15" w14:textId="77777777" w:rsidR="00C0240C" w:rsidRPr="000D567E" w:rsidRDefault="00C0240C" w:rsidP="00693A71">
            <w:pPr>
              <w:jc w:val="right"/>
              <w:rPr>
                <w:rFonts w:eastAsia="Times New Roman" w:cs="Times New Roman"/>
                <w:color w:val="000000"/>
                <w:sz w:val="20"/>
                <w:szCs w:val="20"/>
                <w:lang w:val="en-GB"/>
              </w:rPr>
            </w:pPr>
            <w:r>
              <w:rPr>
                <w:rFonts w:eastAsia="Times New Roman" w:cs="Times New Roman"/>
                <w:color w:val="000000"/>
                <w:sz w:val="20"/>
                <w:szCs w:val="20"/>
                <w:lang w:val="en-GB"/>
              </w:rPr>
              <w:t>-</w:t>
            </w:r>
            <w:r w:rsidRPr="000D567E">
              <w:rPr>
                <w:rFonts w:eastAsia="Times New Roman" w:cs="Times New Roman"/>
                <w:color w:val="000000"/>
                <w:sz w:val="20"/>
                <w:szCs w:val="20"/>
                <w:lang w:val="en-GB"/>
              </w:rPr>
              <w:t xml:space="preserve"> </w:t>
            </w:r>
          </w:p>
        </w:tc>
        <w:tc>
          <w:tcPr>
            <w:tcW w:w="1134" w:type="dxa"/>
            <w:vAlign w:val="bottom"/>
          </w:tcPr>
          <w:p w14:paraId="7CB0BFEC"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689F1996" w14:textId="77777777" w:rsidTr="00693A71">
        <w:tc>
          <w:tcPr>
            <w:tcW w:w="3369" w:type="dxa"/>
            <w:vAlign w:val="bottom"/>
          </w:tcPr>
          <w:p w14:paraId="0C4E607A"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Diabetes no complication</w:t>
            </w:r>
          </w:p>
        </w:tc>
        <w:tc>
          <w:tcPr>
            <w:tcW w:w="708" w:type="dxa"/>
            <w:vAlign w:val="bottom"/>
          </w:tcPr>
          <w:p w14:paraId="35D7D115"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337CE547"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0.79- 2.64 </w:t>
            </w:r>
          </w:p>
        </w:tc>
        <w:tc>
          <w:tcPr>
            <w:tcW w:w="1134" w:type="dxa"/>
            <w:vAlign w:val="bottom"/>
          </w:tcPr>
          <w:p w14:paraId="597495AE"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0.52</w:t>
            </w:r>
          </w:p>
        </w:tc>
      </w:tr>
      <w:tr w:rsidR="00C0240C" w:rsidRPr="000D567E" w14:paraId="6E4D825F" w14:textId="77777777" w:rsidTr="00693A71">
        <w:tc>
          <w:tcPr>
            <w:tcW w:w="3369" w:type="dxa"/>
            <w:vAlign w:val="bottom"/>
          </w:tcPr>
          <w:p w14:paraId="3AA5867B"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Charlson diabetes complication</w:t>
            </w:r>
          </w:p>
        </w:tc>
        <w:tc>
          <w:tcPr>
            <w:tcW w:w="708" w:type="dxa"/>
            <w:vAlign w:val="bottom"/>
          </w:tcPr>
          <w:p w14:paraId="7B24E13D"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2.0</w:t>
            </w:r>
          </w:p>
        </w:tc>
        <w:tc>
          <w:tcPr>
            <w:tcW w:w="1418" w:type="dxa"/>
            <w:vAlign w:val="bottom"/>
          </w:tcPr>
          <w:p w14:paraId="50E1E914"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0.49- 8.03 </w:t>
            </w:r>
          </w:p>
        </w:tc>
        <w:tc>
          <w:tcPr>
            <w:tcW w:w="1134" w:type="dxa"/>
            <w:vAlign w:val="bottom"/>
          </w:tcPr>
          <w:p w14:paraId="05B7914A"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7147C0A0" w14:textId="77777777" w:rsidTr="00693A71">
        <w:tc>
          <w:tcPr>
            <w:tcW w:w="3369" w:type="dxa"/>
            <w:vAlign w:val="bottom"/>
          </w:tcPr>
          <w:p w14:paraId="2E8F6316"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Hemiplegia or paraplegia</w:t>
            </w:r>
          </w:p>
        </w:tc>
        <w:tc>
          <w:tcPr>
            <w:tcW w:w="708" w:type="dxa"/>
            <w:vAlign w:val="bottom"/>
          </w:tcPr>
          <w:p w14:paraId="4DD8FE1C"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18995E14"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4EBAD9F1"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637AE579" w14:textId="77777777" w:rsidTr="00693A71">
        <w:tc>
          <w:tcPr>
            <w:tcW w:w="3369" w:type="dxa"/>
            <w:vAlign w:val="bottom"/>
          </w:tcPr>
          <w:p w14:paraId="68B59E4D"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Renal disease</w:t>
            </w:r>
          </w:p>
        </w:tc>
        <w:tc>
          <w:tcPr>
            <w:tcW w:w="708" w:type="dxa"/>
            <w:vAlign w:val="bottom"/>
          </w:tcPr>
          <w:p w14:paraId="1A86EAA2"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11.0</w:t>
            </w:r>
          </w:p>
        </w:tc>
        <w:tc>
          <w:tcPr>
            <w:tcW w:w="1418" w:type="dxa"/>
            <w:vAlign w:val="bottom"/>
          </w:tcPr>
          <w:p w14:paraId="44E40997"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5.71- 20.29 </w:t>
            </w:r>
          </w:p>
        </w:tc>
        <w:tc>
          <w:tcPr>
            <w:tcW w:w="1134" w:type="dxa"/>
            <w:vAlign w:val="bottom"/>
          </w:tcPr>
          <w:p w14:paraId="7B50BD4B"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0.54</w:t>
            </w:r>
          </w:p>
        </w:tc>
      </w:tr>
      <w:tr w:rsidR="00C0240C" w:rsidRPr="000D567E" w14:paraId="4926DE34" w14:textId="77777777" w:rsidTr="00693A71">
        <w:tc>
          <w:tcPr>
            <w:tcW w:w="3369" w:type="dxa"/>
            <w:vAlign w:val="bottom"/>
          </w:tcPr>
          <w:p w14:paraId="7CC23D47" w14:textId="77777777" w:rsidR="00C0240C" w:rsidRPr="000D567E" w:rsidRDefault="00C0240C" w:rsidP="00693A71">
            <w:pPr>
              <w:spacing w:line="276" w:lineRule="auto"/>
              <w:rPr>
                <w:rFonts w:eastAsia="Times New Roman" w:cs="Times New Roman"/>
                <w:color w:val="000000"/>
                <w:sz w:val="20"/>
                <w:szCs w:val="20"/>
                <w:lang w:val="en-GB"/>
              </w:rPr>
            </w:pPr>
            <w:r>
              <w:rPr>
                <w:rFonts w:eastAsia="Times New Roman" w:cs="Times New Roman"/>
                <w:color w:val="000000"/>
                <w:sz w:val="20"/>
                <w:szCs w:val="20"/>
                <w:lang w:val="en-GB"/>
              </w:rPr>
              <w:t>Mali</w:t>
            </w:r>
            <w:r w:rsidRPr="000D567E">
              <w:rPr>
                <w:rFonts w:eastAsia="Times New Roman" w:cs="Times New Roman"/>
                <w:color w:val="000000"/>
                <w:sz w:val="20"/>
                <w:szCs w:val="20"/>
                <w:lang w:val="en-GB"/>
              </w:rPr>
              <w:t>gna</w:t>
            </w:r>
            <w:r>
              <w:rPr>
                <w:rFonts w:eastAsia="Times New Roman" w:cs="Times New Roman"/>
                <w:color w:val="000000"/>
                <w:sz w:val="20"/>
                <w:szCs w:val="20"/>
                <w:lang w:val="en-GB"/>
              </w:rPr>
              <w:t>n</w:t>
            </w:r>
            <w:r w:rsidRPr="000D567E">
              <w:rPr>
                <w:rFonts w:eastAsia="Times New Roman" w:cs="Times New Roman"/>
                <w:color w:val="000000"/>
                <w:sz w:val="20"/>
                <w:szCs w:val="20"/>
                <w:lang w:val="en-GB"/>
              </w:rPr>
              <w:t>cy</w:t>
            </w:r>
          </w:p>
        </w:tc>
        <w:tc>
          <w:tcPr>
            <w:tcW w:w="708" w:type="dxa"/>
            <w:vAlign w:val="bottom"/>
          </w:tcPr>
          <w:p w14:paraId="42B5C354"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2.7</w:t>
            </w:r>
          </w:p>
        </w:tc>
        <w:tc>
          <w:tcPr>
            <w:tcW w:w="1418" w:type="dxa"/>
            <w:vAlign w:val="bottom"/>
          </w:tcPr>
          <w:p w14:paraId="52135524"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1.5-4.79</w:t>
            </w:r>
          </w:p>
        </w:tc>
        <w:tc>
          <w:tcPr>
            <w:tcW w:w="1134" w:type="dxa"/>
            <w:vAlign w:val="bottom"/>
          </w:tcPr>
          <w:p w14:paraId="4AB627EF"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0.53</w:t>
            </w:r>
          </w:p>
        </w:tc>
      </w:tr>
      <w:tr w:rsidR="00C0240C" w:rsidRPr="000D567E" w14:paraId="2A94D09D" w14:textId="77777777" w:rsidTr="00693A71">
        <w:tc>
          <w:tcPr>
            <w:tcW w:w="3369" w:type="dxa"/>
            <w:vAlign w:val="bottom"/>
          </w:tcPr>
          <w:p w14:paraId="73275DAF"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Moderate or severe liver disease</w:t>
            </w:r>
          </w:p>
        </w:tc>
        <w:tc>
          <w:tcPr>
            <w:tcW w:w="708" w:type="dxa"/>
            <w:vAlign w:val="bottom"/>
          </w:tcPr>
          <w:p w14:paraId="4841F8E3"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25F5EF1D"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6E2EC6C"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5D3E9B2F" w14:textId="77777777" w:rsidTr="00693A71">
        <w:tc>
          <w:tcPr>
            <w:tcW w:w="3369" w:type="dxa"/>
            <w:vAlign w:val="bottom"/>
          </w:tcPr>
          <w:p w14:paraId="2A13E7A9" w14:textId="77777777" w:rsidR="00C0240C" w:rsidRPr="000D567E" w:rsidRDefault="00C0240C" w:rsidP="00693A71">
            <w:pPr>
              <w:spacing w:line="276" w:lineRule="auto"/>
              <w:rPr>
                <w:rFonts w:eastAsia="Times New Roman" w:cs="Times New Roman"/>
                <w:color w:val="000000"/>
                <w:sz w:val="20"/>
                <w:szCs w:val="20"/>
                <w:lang w:val="en-GB"/>
              </w:rPr>
            </w:pPr>
            <w:r>
              <w:rPr>
                <w:rFonts w:eastAsia="Times New Roman" w:cs="Times New Roman"/>
                <w:color w:val="000000"/>
                <w:sz w:val="20"/>
                <w:szCs w:val="20"/>
                <w:lang w:val="en-GB"/>
              </w:rPr>
              <w:t>Metastat</w:t>
            </w:r>
            <w:r w:rsidRPr="000D567E">
              <w:rPr>
                <w:rFonts w:eastAsia="Times New Roman" w:cs="Times New Roman"/>
                <w:color w:val="000000"/>
                <w:sz w:val="20"/>
                <w:szCs w:val="20"/>
                <w:lang w:val="en-GB"/>
              </w:rPr>
              <w:t>ic solid tumo</w:t>
            </w:r>
            <w:r>
              <w:rPr>
                <w:rFonts w:eastAsia="Times New Roman" w:cs="Times New Roman"/>
                <w:color w:val="000000"/>
                <w:sz w:val="20"/>
                <w:szCs w:val="20"/>
                <w:lang w:val="en-GB"/>
              </w:rPr>
              <w:t>u</w:t>
            </w:r>
            <w:r w:rsidRPr="000D567E">
              <w:rPr>
                <w:rFonts w:eastAsia="Times New Roman" w:cs="Times New Roman"/>
                <w:color w:val="000000"/>
                <w:sz w:val="20"/>
                <w:szCs w:val="20"/>
                <w:lang w:val="en-GB"/>
              </w:rPr>
              <w:t>r</w:t>
            </w:r>
          </w:p>
        </w:tc>
        <w:tc>
          <w:tcPr>
            <w:tcW w:w="708" w:type="dxa"/>
            <w:vAlign w:val="bottom"/>
          </w:tcPr>
          <w:p w14:paraId="58AB02F4"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2.9</w:t>
            </w:r>
          </w:p>
        </w:tc>
        <w:tc>
          <w:tcPr>
            <w:tcW w:w="1418" w:type="dxa"/>
            <w:vAlign w:val="bottom"/>
          </w:tcPr>
          <w:p w14:paraId="339D2C33"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0.40- 20.78 </w:t>
            </w:r>
          </w:p>
        </w:tc>
        <w:tc>
          <w:tcPr>
            <w:tcW w:w="1134" w:type="dxa"/>
            <w:vAlign w:val="bottom"/>
          </w:tcPr>
          <w:p w14:paraId="2FB56709"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37E79372" w14:textId="77777777" w:rsidTr="00693A71">
        <w:tc>
          <w:tcPr>
            <w:tcW w:w="3369" w:type="dxa"/>
            <w:vAlign w:val="bottom"/>
          </w:tcPr>
          <w:p w14:paraId="45D44EE3"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Aids/</w:t>
            </w:r>
            <w:r>
              <w:rPr>
                <w:rFonts w:eastAsia="Times New Roman" w:cs="Times New Roman"/>
                <w:color w:val="000000"/>
                <w:sz w:val="20"/>
                <w:szCs w:val="20"/>
                <w:lang w:val="en-GB"/>
              </w:rPr>
              <w:t>HIV</w:t>
            </w:r>
          </w:p>
        </w:tc>
        <w:tc>
          <w:tcPr>
            <w:tcW w:w="708" w:type="dxa"/>
            <w:vAlign w:val="bottom"/>
          </w:tcPr>
          <w:p w14:paraId="7CE33B1E"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418" w:type="dxa"/>
            <w:vAlign w:val="bottom"/>
          </w:tcPr>
          <w:p w14:paraId="345FFA3D" w14:textId="77777777" w:rsidR="00C0240C" w:rsidRPr="000D567E" w:rsidRDefault="00C0240C" w:rsidP="00693A71">
            <w:pPr>
              <w:spacing w:line="276" w:lineRule="auto"/>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10FD83D"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0.50</w:t>
            </w:r>
          </w:p>
        </w:tc>
      </w:tr>
      <w:tr w:rsidR="00C0240C" w:rsidRPr="000D567E" w14:paraId="724BC91B" w14:textId="77777777" w:rsidTr="00693A71">
        <w:tc>
          <w:tcPr>
            <w:tcW w:w="3369" w:type="dxa"/>
            <w:vAlign w:val="bottom"/>
          </w:tcPr>
          <w:p w14:paraId="4A105CD9" w14:textId="77777777" w:rsidR="00C0240C" w:rsidRPr="000D567E" w:rsidRDefault="00C0240C" w:rsidP="00693A71">
            <w:pPr>
              <w:spacing w:line="276" w:lineRule="auto"/>
              <w:rPr>
                <w:rFonts w:eastAsia="Times New Roman" w:cs="Times New Roman"/>
                <w:color w:val="000000"/>
                <w:sz w:val="20"/>
                <w:szCs w:val="20"/>
                <w:lang w:val="en-GB"/>
              </w:rPr>
            </w:pPr>
            <w:r>
              <w:rPr>
                <w:rFonts w:eastAsia="Times New Roman" w:cs="Times New Roman"/>
                <w:color w:val="000000"/>
                <w:sz w:val="20"/>
                <w:szCs w:val="20"/>
                <w:lang w:val="en-GB"/>
              </w:rPr>
              <w:t xml:space="preserve">Charlson index </w:t>
            </w:r>
            <w:r w:rsidRPr="000D567E">
              <w:rPr>
                <w:rFonts w:eastAsia="Times New Roman" w:cs="Times New Roman"/>
                <w:color w:val="000000"/>
                <w:sz w:val="20"/>
                <w:szCs w:val="20"/>
                <w:lang w:val="en-GB"/>
              </w:rPr>
              <w:t>original</w:t>
            </w:r>
          </w:p>
        </w:tc>
        <w:tc>
          <w:tcPr>
            <w:tcW w:w="708" w:type="dxa"/>
            <w:vAlign w:val="bottom"/>
          </w:tcPr>
          <w:p w14:paraId="70C6C1E7"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1409A94A"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 xml:space="preserve">1.33- 1.58 </w:t>
            </w:r>
          </w:p>
        </w:tc>
        <w:tc>
          <w:tcPr>
            <w:tcW w:w="1134" w:type="dxa"/>
            <w:vAlign w:val="bottom"/>
          </w:tcPr>
          <w:p w14:paraId="51B044CA"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0.64</w:t>
            </w:r>
          </w:p>
        </w:tc>
      </w:tr>
      <w:tr w:rsidR="00C0240C" w:rsidRPr="000D567E" w14:paraId="3BC9649C" w14:textId="77777777" w:rsidTr="00693A71">
        <w:tc>
          <w:tcPr>
            <w:tcW w:w="3369" w:type="dxa"/>
            <w:vAlign w:val="bottom"/>
          </w:tcPr>
          <w:p w14:paraId="606EF4D6" w14:textId="77777777" w:rsidR="00C0240C" w:rsidRPr="000D567E" w:rsidRDefault="00C0240C" w:rsidP="00693A71">
            <w:pPr>
              <w:spacing w:line="276" w:lineRule="auto"/>
              <w:rPr>
                <w:rFonts w:eastAsia="Times New Roman" w:cs="Times New Roman"/>
                <w:color w:val="000000"/>
                <w:sz w:val="20"/>
                <w:szCs w:val="20"/>
                <w:lang w:val="en-GB"/>
              </w:rPr>
            </w:pPr>
            <w:r w:rsidRPr="000D567E">
              <w:rPr>
                <w:rFonts w:eastAsia="Times New Roman" w:cs="Times New Roman"/>
                <w:color w:val="000000"/>
                <w:sz w:val="20"/>
                <w:szCs w:val="20"/>
                <w:lang w:val="en-GB"/>
              </w:rPr>
              <w:t>Charlson index updated</w:t>
            </w:r>
          </w:p>
        </w:tc>
        <w:tc>
          <w:tcPr>
            <w:tcW w:w="708" w:type="dxa"/>
            <w:vAlign w:val="bottom"/>
          </w:tcPr>
          <w:p w14:paraId="1BB3A277"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1.5</w:t>
            </w:r>
          </w:p>
        </w:tc>
        <w:tc>
          <w:tcPr>
            <w:tcW w:w="1418" w:type="dxa"/>
            <w:vAlign w:val="bottom"/>
          </w:tcPr>
          <w:p w14:paraId="556C7836" w14:textId="77777777" w:rsidR="00C0240C" w:rsidRPr="000D567E" w:rsidRDefault="00C0240C" w:rsidP="00693A71">
            <w:pPr>
              <w:spacing w:line="276" w:lineRule="auto"/>
              <w:jc w:val="right"/>
              <w:rPr>
                <w:rFonts w:eastAsia="Times New Roman" w:cs="Times New Roman"/>
                <w:color w:val="000000"/>
                <w:sz w:val="20"/>
                <w:szCs w:val="20"/>
                <w:lang w:val="en-GB"/>
              </w:rPr>
            </w:pPr>
            <w:r w:rsidRPr="000D567E">
              <w:rPr>
                <w:rFonts w:eastAsia="Times New Roman" w:cs="Times New Roman"/>
                <w:color w:val="000000"/>
                <w:sz w:val="20"/>
                <w:szCs w:val="20"/>
                <w:lang w:val="en-GB"/>
              </w:rPr>
              <w:t>1.32- 1.60</w:t>
            </w:r>
          </w:p>
        </w:tc>
        <w:tc>
          <w:tcPr>
            <w:tcW w:w="1134" w:type="dxa"/>
            <w:vAlign w:val="bottom"/>
          </w:tcPr>
          <w:p w14:paraId="3D4C864F" w14:textId="77777777" w:rsidR="00C0240C" w:rsidRPr="000D567E" w:rsidRDefault="00C0240C" w:rsidP="00693A71">
            <w:pPr>
              <w:spacing w:line="276" w:lineRule="auto"/>
              <w:jc w:val="center"/>
              <w:rPr>
                <w:rFonts w:eastAsia="Times New Roman" w:cs="Times New Roman"/>
                <w:color w:val="000000"/>
                <w:sz w:val="20"/>
                <w:szCs w:val="20"/>
                <w:lang w:val="en-GB"/>
              </w:rPr>
            </w:pPr>
            <w:r w:rsidRPr="000D567E">
              <w:rPr>
                <w:rFonts w:eastAsia="Times New Roman" w:cs="Times New Roman"/>
                <w:color w:val="000000"/>
                <w:sz w:val="20"/>
                <w:szCs w:val="20"/>
                <w:lang w:val="en-GB"/>
              </w:rPr>
              <w:t>0.61</w:t>
            </w:r>
          </w:p>
        </w:tc>
      </w:tr>
      <w:tr w:rsidR="00C0240C" w:rsidRPr="000D567E" w14:paraId="4C5CFE2F" w14:textId="77777777" w:rsidTr="00693A71">
        <w:tc>
          <w:tcPr>
            <w:tcW w:w="3369" w:type="dxa"/>
          </w:tcPr>
          <w:p w14:paraId="38257B54" w14:textId="77777777" w:rsidR="00C0240C" w:rsidRPr="000D567E" w:rsidRDefault="00C0240C" w:rsidP="00693A71">
            <w:pPr>
              <w:spacing w:line="276" w:lineRule="auto"/>
              <w:rPr>
                <w:sz w:val="20"/>
                <w:szCs w:val="20"/>
                <w:lang w:val="en-GB"/>
              </w:rPr>
            </w:pPr>
          </w:p>
        </w:tc>
        <w:tc>
          <w:tcPr>
            <w:tcW w:w="708" w:type="dxa"/>
          </w:tcPr>
          <w:p w14:paraId="10F92A5F" w14:textId="77777777" w:rsidR="00C0240C" w:rsidRPr="000D567E" w:rsidRDefault="00C0240C" w:rsidP="00693A71">
            <w:pPr>
              <w:spacing w:line="276" w:lineRule="auto"/>
              <w:rPr>
                <w:sz w:val="20"/>
                <w:szCs w:val="20"/>
                <w:lang w:val="en-GB"/>
              </w:rPr>
            </w:pPr>
          </w:p>
        </w:tc>
        <w:tc>
          <w:tcPr>
            <w:tcW w:w="1418" w:type="dxa"/>
          </w:tcPr>
          <w:p w14:paraId="41DB44B8" w14:textId="77777777" w:rsidR="00C0240C" w:rsidRPr="000D567E" w:rsidRDefault="00C0240C" w:rsidP="00693A71">
            <w:pPr>
              <w:spacing w:line="276" w:lineRule="auto"/>
              <w:rPr>
                <w:sz w:val="20"/>
                <w:szCs w:val="20"/>
                <w:lang w:val="en-GB"/>
              </w:rPr>
            </w:pPr>
          </w:p>
        </w:tc>
        <w:tc>
          <w:tcPr>
            <w:tcW w:w="1134" w:type="dxa"/>
          </w:tcPr>
          <w:p w14:paraId="13E82841" w14:textId="77777777" w:rsidR="00C0240C" w:rsidRPr="000D567E" w:rsidRDefault="00C0240C" w:rsidP="00693A71">
            <w:pPr>
              <w:spacing w:line="276" w:lineRule="auto"/>
              <w:jc w:val="center"/>
              <w:rPr>
                <w:sz w:val="20"/>
                <w:szCs w:val="20"/>
                <w:lang w:val="en-GB"/>
              </w:rPr>
            </w:pPr>
          </w:p>
        </w:tc>
      </w:tr>
    </w:tbl>
    <w:p w14:paraId="49CAB01B" w14:textId="1C657A47" w:rsidR="004867C0" w:rsidRDefault="004867C0" w:rsidP="004867C0">
      <w:pPr>
        <w:rPr>
          <w:lang w:val="en-GB"/>
        </w:rPr>
      </w:pPr>
    </w:p>
    <w:p w14:paraId="2FC44703" w14:textId="53667319" w:rsidR="00C0240C" w:rsidRPr="005A785E" w:rsidRDefault="00C0240C" w:rsidP="004867C0">
      <w:pPr>
        <w:rPr>
          <w:lang w:val="en-GB"/>
        </w:rPr>
      </w:pPr>
      <w:r>
        <w:rPr>
          <w:noProof/>
        </w:rPr>
        <w:lastRenderedPageBreak/>
        <w:drawing>
          <wp:inline distT="0" distB="0" distL="0" distR="0" wp14:anchorId="57DB90CC" wp14:editId="5710CD81">
            <wp:extent cx="5756910" cy="8417319"/>
            <wp:effectExtent l="0" t="0" r="0"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8417319"/>
                    </a:xfrm>
                    <a:prstGeom prst="rect">
                      <a:avLst/>
                    </a:prstGeom>
                    <a:noFill/>
                    <a:ln>
                      <a:noFill/>
                    </a:ln>
                  </pic:spPr>
                </pic:pic>
              </a:graphicData>
            </a:graphic>
          </wp:inline>
        </w:drawing>
      </w:r>
    </w:p>
    <w:p w14:paraId="69E4ADE6" w14:textId="14E33E87" w:rsidR="004867C0" w:rsidRPr="005A785E" w:rsidRDefault="004867C0" w:rsidP="004867C0">
      <w:pPr>
        <w:rPr>
          <w:lang w:val="en-GB"/>
        </w:rPr>
      </w:pPr>
      <w:r w:rsidRPr="005A785E">
        <w:rPr>
          <w:lang w:val="en-GB"/>
        </w:rPr>
        <w:br w:type="page"/>
      </w:r>
    </w:p>
    <w:p w14:paraId="4B572897" w14:textId="19C1073A" w:rsidR="005F25C9" w:rsidRPr="00E11A4C" w:rsidRDefault="005A785E" w:rsidP="005F25C9">
      <w:pPr>
        <w:rPr>
          <w:lang w:val="en-GB"/>
        </w:rPr>
      </w:pPr>
      <w:r w:rsidRPr="005A785E">
        <w:rPr>
          <w:b/>
          <w:lang w:val="en-GB"/>
        </w:rPr>
        <w:lastRenderedPageBreak/>
        <w:t>Supplementary</w:t>
      </w:r>
      <w:r w:rsidR="005F25C9" w:rsidRPr="005A785E">
        <w:rPr>
          <w:b/>
          <w:lang w:val="en-GB"/>
        </w:rPr>
        <w:t xml:space="preserve"> Table 1:</w:t>
      </w:r>
      <w:r w:rsidR="008254FF">
        <w:rPr>
          <w:rFonts w:ascii="Cambria" w:hAnsi="Cambria"/>
          <w:lang w:val="en-GB"/>
        </w:rPr>
        <w:t xml:space="preserve"> OR</w:t>
      </w:r>
      <w:r w:rsidR="00A54435">
        <w:rPr>
          <w:rFonts w:ascii="Cambria" w:hAnsi="Cambria"/>
          <w:lang w:val="en-GB"/>
        </w:rPr>
        <w:t xml:space="preserve"> for mortality 90 days and one</w:t>
      </w:r>
      <w:r w:rsidR="005F25C9" w:rsidRPr="005A785E">
        <w:rPr>
          <w:rFonts w:ascii="Cambria" w:hAnsi="Cambria"/>
          <w:lang w:val="en-GB"/>
        </w:rPr>
        <w:t xml:space="preserve"> year after THA for </w:t>
      </w:r>
      <w:r w:rsidR="00CD6BEC">
        <w:rPr>
          <w:rFonts w:ascii="Cambria" w:hAnsi="Cambria"/>
          <w:lang w:val="en-GB"/>
        </w:rPr>
        <w:t>a</w:t>
      </w:r>
      <w:r w:rsidR="005F25C9" w:rsidRPr="005A785E">
        <w:rPr>
          <w:rFonts w:ascii="Cambria" w:eastAsia="Times New Roman" w:hAnsi="Cambria" w:cs="Times New Roman"/>
          <w:color w:val="000000"/>
          <w:lang w:val="en-GB"/>
        </w:rPr>
        <w:t xml:space="preserve"> </w:t>
      </w:r>
      <w:r w:rsidR="005F25C9" w:rsidRPr="005A785E">
        <w:rPr>
          <w:rFonts w:ascii="Cambria" w:hAnsi="Cambria"/>
          <w:lang w:val="en-GB"/>
        </w:rPr>
        <w:t>model combining age, gender, ASA, BMI, presence of heart infarction or renal disease during the last 12 months.</w:t>
      </w:r>
    </w:p>
    <w:p w14:paraId="69BD00F8" w14:textId="77777777" w:rsidR="005F25C9" w:rsidRPr="005A785E" w:rsidRDefault="005F25C9" w:rsidP="005F25C9">
      <w:pPr>
        <w:rPr>
          <w:rFonts w:ascii="Cambria" w:hAnsi="Cambria"/>
          <w:lang w:val="en-GB"/>
        </w:rPr>
      </w:pPr>
    </w:p>
    <w:tbl>
      <w:tblPr>
        <w:tblW w:w="6535" w:type="dxa"/>
        <w:tblLayout w:type="fixed"/>
        <w:tblCellMar>
          <w:left w:w="70" w:type="dxa"/>
          <w:right w:w="70" w:type="dxa"/>
        </w:tblCellMar>
        <w:tblLook w:val="04A0" w:firstRow="1" w:lastRow="0" w:firstColumn="1" w:lastColumn="0" w:noHBand="0" w:noVBand="1"/>
      </w:tblPr>
      <w:tblGrid>
        <w:gridCol w:w="1858"/>
        <w:gridCol w:w="1047"/>
        <w:gridCol w:w="1363"/>
        <w:gridCol w:w="1275"/>
        <w:gridCol w:w="992"/>
      </w:tblGrid>
      <w:tr w:rsidR="00BC6380" w:rsidRPr="00BC6380" w14:paraId="29F1D750" w14:textId="77777777" w:rsidTr="00BC6380">
        <w:trPr>
          <w:trHeight w:val="280"/>
        </w:trPr>
        <w:tc>
          <w:tcPr>
            <w:tcW w:w="1858" w:type="dxa"/>
            <w:tcBorders>
              <w:top w:val="single" w:sz="24" w:space="0" w:color="808080" w:themeColor="background1" w:themeShade="80"/>
            </w:tcBorders>
            <w:shd w:val="clear" w:color="auto" w:fill="auto"/>
            <w:noWrap/>
            <w:vAlign w:val="bottom"/>
          </w:tcPr>
          <w:p w14:paraId="45D4DF39" w14:textId="77777777" w:rsidR="00BC6380" w:rsidRPr="00BC6380" w:rsidRDefault="00BC6380" w:rsidP="005F25C9">
            <w:pPr>
              <w:rPr>
                <w:rFonts w:eastAsia="Times New Roman" w:cs="Times New Roman"/>
                <w:color w:val="000000"/>
                <w:sz w:val="20"/>
                <w:szCs w:val="20"/>
                <w:lang w:val="en-GB"/>
              </w:rPr>
            </w:pPr>
          </w:p>
        </w:tc>
        <w:tc>
          <w:tcPr>
            <w:tcW w:w="2410" w:type="dxa"/>
            <w:gridSpan w:val="2"/>
            <w:tcBorders>
              <w:top w:val="single" w:sz="24" w:space="0" w:color="808080" w:themeColor="background1" w:themeShade="80"/>
            </w:tcBorders>
            <w:shd w:val="clear" w:color="auto" w:fill="auto"/>
            <w:noWrap/>
            <w:vAlign w:val="bottom"/>
          </w:tcPr>
          <w:p w14:paraId="7E2BC484" w14:textId="542FB408" w:rsidR="00BC6380" w:rsidRPr="00BC6380" w:rsidRDefault="00BC6380" w:rsidP="005F25C9">
            <w:pPr>
              <w:jc w:val="center"/>
              <w:rPr>
                <w:rFonts w:eastAsia="Times New Roman" w:cs="Times New Roman"/>
                <w:b/>
                <w:bCs/>
                <w:sz w:val="28"/>
                <w:szCs w:val="28"/>
                <w:lang w:val="en-GB"/>
              </w:rPr>
            </w:pPr>
            <w:r w:rsidRPr="00BC6380">
              <w:rPr>
                <w:rFonts w:eastAsia="Times New Roman" w:cs="Times New Roman"/>
                <w:b/>
                <w:bCs/>
                <w:sz w:val="28"/>
                <w:szCs w:val="28"/>
                <w:lang w:val="en-GB"/>
              </w:rPr>
              <w:t>90-day</w:t>
            </w:r>
          </w:p>
        </w:tc>
        <w:tc>
          <w:tcPr>
            <w:tcW w:w="2267" w:type="dxa"/>
            <w:gridSpan w:val="2"/>
            <w:tcBorders>
              <w:top w:val="single" w:sz="24" w:space="0" w:color="808080" w:themeColor="background1" w:themeShade="80"/>
            </w:tcBorders>
          </w:tcPr>
          <w:p w14:paraId="70DEAF23" w14:textId="75A4A58B" w:rsidR="00BC6380" w:rsidRPr="00BC6380" w:rsidRDefault="00BC6380" w:rsidP="00BC6380">
            <w:pPr>
              <w:jc w:val="center"/>
              <w:rPr>
                <w:rFonts w:eastAsia="Times New Roman" w:cs="Times New Roman"/>
                <w:b/>
                <w:bCs/>
                <w:sz w:val="28"/>
                <w:szCs w:val="28"/>
                <w:lang w:val="en-GB"/>
              </w:rPr>
            </w:pPr>
            <w:r w:rsidRPr="00BC6380">
              <w:rPr>
                <w:rFonts w:eastAsia="Times New Roman" w:cs="Times New Roman"/>
                <w:b/>
                <w:bCs/>
                <w:sz w:val="28"/>
                <w:szCs w:val="28"/>
                <w:lang w:val="en-GB"/>
              </w:rPr>
              <w:t>One-year</w:t>
            </w:r>
          </w:p>
        </w:tc>
      </w:tr>
      <w:tr w:rsidR="00BC6380" w:rsidRPr="00BC6380" w14:paraId="2C065598" w14:textId="77777777" w:rsidTr="00BC6380">
        <w:trPr>
          <w:trHeight w:val="280"/>
        </w:trPr>
        <w:tc>
          <w:tcPr>
            <w:tcW w:w="1858" w:type="dxa"/>
            <w:tcBorders>
              <w:bottom w:val="single" w:sz="4" w:space="0" w:color="auto"/>
            </w:tcBorders>
            <w:shd w:val="clear" w:color="auto" w:fill="auto"/>
            <w:noWrap/>
            <w:vAlign w:val="bottom"/>
            <w:hideMark/>
          </w:tcPr>
          <w:p w14:paraId="4685C69B" w14:textId="77777777" w:rsidR="00BC6380" w:rsidRPr="00BC6380" w:rsidRDefault="00BC6380" w:rsidP="005F25C9">
            <w:pPr>
              <w:rPr>
                <w:rFonts w:eastAsia="Times New Roman" w:cs="Times New Roman"/>
                <w:color w:val="000000"/>
                <w:sz w:val="20"/>
                <w:szCs w:val="20"/>
                <w:lang w:val="en-GB"/>
              </w:rPr>
            </w:pPr>
          </w:p>
        </w:tc>
        <w:tc>
          <w:tcPr>
            <w:tcW w:w="1047" w:type="dxa"/>
            <w:tcBorders>
              <w:bottom w:val="single" w:sz="4" w:space="0" w:color="auto"/>
            </w:tcBorders>
            <w:shd w:val="clear" w:color="auto" w:fill="auto"/>
            <w:noWrap/>
            <w:vAlign w:val="bottom"/>
            <w:hideMark/>
          </w:tcPr>
          <w:p w14:paraId="152108D2"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1363" w:type="dxa"/>
            <w:tcBorders>
              <w:bottom w:val="single" w:sz="4" w:space="0" w:color="auto"/>
            </w:tcBorders>
            <w:shd w:val="clear" w:color="auto" w:fill="auto"/>
            <w:noWrap/>
            <w:vAlign w:val="bottom"/>
            <w:hideMark/>
          </w:tcPr>
          <w:p w14:paraId="2F5C11F8"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c>
          <w:tcPr>
            <w:tcW w:w="1275" w:type="dxa"/>
            <w:tcBorders>
              <w:bottom w:val="single" w:sz="4" w:space="0" w:color="auto"/>
            </w:tcBorders>
          </w:tcPr>
          <w:p w14:paraId="3C59D864"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992" w:type="dxa"/>
            <w:tcBorders>
              <w:bottom w:val="single" w:sz="4" w:space="0" w:color="auto"/>
            </w:tcBorders>
          </w:tcPr>
          <w:p w14:paraId="5DCF39A3"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r>
      <w:tr w:rsidR="00BC6380" w:rsidRPr="00BC6380" w14:paraId="08C5FEC2" w14:textId="77777777" w:rsidTr="00BC6380">
        <w:trPr>
          <w:trHeight w:val="280"/>
        </w:trPr>
        <w:tc>
          <w:tcPr>
            <w:tcW w:w="1858" w:type="dxa"/>
            <w:tcBorders>
              <w:top w:val="single" w:sz="4" w:space="0" w:color="auto"/>
            </w:tcBorders>
            <w:shd w:val="clear" w:color="auto" w:fill="auto"/>
            <w:noWrap/>
            <w:vAlign w:val="bottom"/>
            <w:hideMark/>
          </w:tcPr>
          <w:p w14:paraId="0A0E82F6" w14:textId="77777777" w:rsidR="00BC6380" w:rsidRPr="00BC6380" w:rsidRDefault="00BC6380" w:rsidP="005F25C9">
            <w:pPr>
              <w:rPr>
                <w:rFonts w:eastAsia="Times New Roman" w:cs="Times New Roman"/>
                <w:color w:val="000000"/>
                <w:sz w:val="20"/>
                <w:szCs w:val="20"/>
                <w:lang w:val="en-GB"/>
              </w:rPr>
            </w:pPr>
          </w:p>
        </w:tc>
        <w:tc>
          <w:tcPr>
            <w:tcW w:w="1047" w:type="dxa"/>
            <w:tcBorders>
              <w:top w:val="single" w:sz="4" w:space="0" w:color="auto"/>
            </w:tcBorders>
            <w:shd w:val="clear" w:color="auto" w:fill="auto"/>
            <w:noWrap/>
            <w:vAlign w:val="bottom"/>
            <w:hideMark/>
          </w:tcPr>
          <w:p w14:paraId="69C2C991" w14:textId="77777777" w:rsidR="00BC6380" w:rsidRPr="00BC6380" w:rsidRDefault="00BC6380" w:rsidP="005F25C9">
            <w:pPr>
              <w:jc w:val="center"/>
              <w:rPr>
                <w:rFonts w:eastAsia="Times New Roman" w:cs="Times New Roman"/>
                <w:color w:val="000000"/>
                <w:sz w:val="20"/>
                <w:szCs w:val="20"/>
                <w:lang w:val="en-GB"/>
              </w:rPr>
            </w:pPr>
          </w:p>
        </w:tc>
        <w:tc>
          <w:tcPr>
            <w:tcW w:w="1363" w:type="dxa"/>
            <w:tcBorders>
              <w:top w:val="single" w:sz="4" w:space="0" w:color="auto"/>
            </w:tcBorders>
            <w:shd w:val="clear" w:color="auto" w:fill="auto"/>
            <w:noWrap/>
            <w:vAlign w:val="bottom"/>
            <w:hideMark/>
          </w:tcPr>
          <w:p w14:paraId="70BBB456" w14:textId="77777777" w:rsidR="00BC6380" w:rsidRPr="00BC6380" w:rsidRDefault="00BC6380" w:rsidP="005F25C9">
            <w:pPr>
              <w:jc w:val="center"/>
              <w:rPr>
                <w:rFonts w:eastAsia="Times New Roman" w:cs="Times New Roman"/>
                <w:color w:val="000000"/>
                <w:sz w:val="20"/>
                <w:szCs w:val="20"/>
                <w:lang w:val="en-GB"/>
              </w:rPr>
            </w:pPr>
          </w:p>
        </w:tc>
        <w:tc>
          <w:tcPr>
            <w:tcW w:w="1275" w:type="dxa"/>
            <w:tcBorders>
              <w:top w:val="single" w:sz="4" w:space="0" w:color="auto"/>
            </w:tcBorders>
          </w:tcPr>
          <w:p w14:paraId="2D6A9E60" w14:textId="77777777" w:rsidR="00BC6380" w:rsidRPr="00BC6380" w:rsidRDefault="00BC6380" w:rsidP="005F25C9">
            <w:pPr>
              <w:jc w:val="center"/>
              <w:rPr>
                <w:rFonts w:eastAsia="Times New Roman" w:cs="Times New Roman"/>
                <w:color w:val="000000"/>
                <w:sz w:val="20"/>
                <w:szCs w:val="20"/>
                <w:lang w:val="en-GB"/>
              </w:rPr>
            </w:pPr>
          </w:p>
        </w:tc>
        <w:tc>
          <w:tcPr>
            <w:tcW w:w="992" w:type="dxa"/>
            <w:tcBorders>
              <w:top w:val="single" w:sz="4" w:space="0" w:color="auto"/>
            </w:tcBorders>
          </w:tcPr>
          <w:p w14:paraId="6E4A83D7"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797249F5" w14:textId="77777777" w:rsidTr="00BC6380">
        <w:trPr>
          <w:trHeight w:val="280"/>
        </w:trPr>
        <w:tc>
          <w:tcPr>
            <w:tcW w:w="1858" w:type="dxa"/>
            <w:shd w:val="clear" w:color="auto" w:fill="auto"/>
            <w:noWrap/>
            <w:vAlign w:val="bottom"/>
            <w:hideMark/>
          </w:tcPr>
          <w:p w14:paraId="2ECB0D61"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Age</w:t>
            </w:r>
          </w:p>
        </w:tc>
        <w:tc>
          <w:tcPr>
            <w:tcW w:w="1047" w:type="dxa"/>
            <w:shd w:val="clear" w:color="auto" w:fill="auto"/>
            <w:noWrap/>
            <w:vAlign w:val="bottom"/>
            <w:hideMark/>
          </w:tcPr>
          <w:p w14:paraId="3ECCFEDB"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1363" w:type="dxa"/>
            <w:shd w:val="clear" w:color="auto" w:fill="auto"/>
            <w:noWrap/>
            <w:vAlign w:val="bottom"/>
            <w:hideMark/>
          </w:tcPr>
          <w:p w14:paraId="5959EF60"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1.06-1.12</w:t>
            </w:r>
          </w:p>
        </w:tc>
        <w:tc>
          <w:tcPr>
            <w:tcW w:w="1275" w:type="dxa"/>
          </w:tcPr>
          <w:p w14:paraId="5C5838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tcPr>
          <w:p w14:paraId="3F8C2D1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w:t>
            </w:r>
          </w:p>
        </w:tc>
      </w:tr>
      <w:tr w:rsidR="00BC6380" w:rsidRPr="00BC6380" w14:paraId="40298653" w14:textId="77777777" w:rsidTr="00BC6380">
        <w:trPr>
          <w:trHeight w:val="280"/>
        </w:trPr>
        <w:tc>
          <w:tcPr>
            <w:tcW w:w="1858" w:type="dxa"/>
            <w:shd w:val="clear" w:color="auto" w:fill="auto"/>
            <w:noWrap/>
            <w:vAlign w:val="bottom"/>
          </w:tcPr>
          <w:p w14:paraId="308C371D"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Gender</w:t>
            </w:r>
            <w:r w:rsidRPr="00BC6380">
              <w:rPr>
                <w:rStyle w:val="Fotnotsreferens"/>
                <w:rFonts w:eastAsia="Times New Roman" w:cs="Times New Roman"/>
                <w:b/>
                <w:color w:val="000000"/>
                <w:sz w:val="20"/>
                <w:szCs w:val="20"/>
                <w:lang w:val="en-GB"/>
              </w:rPr>
              <w:footnoteReference w:id="1"/>
            </w:r>
          </w:p>
        </w:tc>
        <w:tc>
          <w:tcPr>
            <w:tcW w:w="1047" w:type="dxa"/>
            <w:shd w:val="clear" w:color="auto" w:fill="auto"/>
            <w:noWrap/>
            <w:vAlign w:val="bottom"/>
          </w:tcPr>
          <w:p w14:paraId="0E2B17CC"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63CB2CB" w14:textId="77777777" w:rsidR="00BC6380" w:rsidRPr="00BC6380" w:rsidRDefault="00BC6380" w:rsidP="005F25C9">
            <w:pPr>
              <w:jc w:val="center"/>
              <w:rPr>
                <w:rFonts w:eastAsia="Times New Roman" w:cs="Times New Roman"/>
                <w:color w:val="000000"/>
                <w:sz w:val="20"/>
                <w:szCs w:val="20"/>
                <w:lang w:val="en-GB"/>
              </w:rPr>
            </w:pPr>
          </w:p>
        </w:tc>
        <w:tc>
          <w:tcPr>
            <w:tcW w:w="1275" w:type="dxa"/>
          </w:tcPr>
          <w:p w14:paraId="08BDE415" w14:textId="77777777" w:rsidR="00BC6380" w:rsidRPr="00BC6380" w:rsidRDefault="00BC6380" w:rsidP="005F25C9">
            <w:pPr>
              <w:jc w:val="center"/>
              <w:rPr>
                <w:rFonts w:eastAsia="Times New Roman" w:cs="Times New Roman"/>
                <w:color w:val="000000"/>
                <w:sz w:val="20"/>
                <w:szCs w:val="20"/>
                <w:lang w:val="en-GB"/>
              </w:rPr>
            </w:pPr>
          </w:p>
        </w:tc>
        <w:tc>
          <w:tcPr>
            <w:tcW w:w="992" w:type="dxa"/>
          </w:tcPr>
          <w:p w14:paraId="77E3AFCD"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561FAAEE" w14:textId="77777777" w:rsidTr="00BC6380">
        <w:trPr>
          <w:trHeight w:val="280"/>
        </w:trPr>
        <w:tc>
          <w:tcPr>
            <w:tcW w:w="1858" w:type="dxa"/>
            <w:shd w:val="clear" w:color="auto" w:fill="auto"/>
            <w:noWrap/>
            <w:vAlign w:val="bottom"/>
            <w:hideMark/>
          </w:tcPr>
          <w:p w14:paraId="1412EAA8"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b/>
                <w:color w:val="000000"/>
                <w:sz w:val="20"/>
                <w:szCs w:val="20"/>
                <w:lang w:val="en-GB"/>
              </w:rPr>
              <w:t xml:space="preserve"> </w:t>
            </w:r>
            <w:r w:rsidRPr="00BC6380">
              <w:rPr>
                <w:rFonts w:eastAsia="Times New Roman" w:cs="Times New Roman"/>
                <w:color w:val="000000"/>
                <w:sz w:val="20"/>
                <w:szCs w:val="20"/>
                <w:lang w:val="en-GB"/>
              </w:rPr>
              <w:t xml:space="preserve"> Female</w:t>
            </w:r>
          </w:p>
        </w:tc>
        <w:tc>
          <w:tcPr>
            <w:tcW w:w="1047" w:type="dxa"/>
            <w:shd w:val="clear" w:color="auto" w:fill="auto"/>
            <w:noWrap/>
            <w:vAlign w:val="bottom"/>
          </w:tcPr>
          <w:p w14:paraId="34C0F3F7"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0.5</w:t>
            </w:r>
          </w:p>
        </w:tc>
        <w:tc>
          <w:tcPr>
            <w:tcW w:w="1363" w:type="dxa"/>
            <w:shd w:val="clear" w:color="auto" w:fill="auto"/>
            <w:noWrap/>
            <w:vAlign w:val="bottom"/>
          </w:tcPr>
          <w:p w14:paraId="695C28C3"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0.32-0.70</w:t>
            </w:r>
          </w:p>
        </w:tc>
        <w:tc>
          <w:tcPr>
            <w:tcW w:w="1275" w:type="dxa"/>
            <w:vAlign w:val="bottom"/>
          </w:tcPr>
          <w:p w14:paraId="5882376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0.6</w:t>
            </w:r>
          </w:p>
        </w:tc>
        <w:tc>
          <w:tcPr>
            <w:tcW w:w="992" w:type="dxa"/>
            <w:vAlign w:val="bottom"/>
          </w:tcPr>
          <w:p w14:paraId="16938DCF"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0.45-0.69</w:t>
            </w:r>
          </w:p>
        </w:tc>
      </w:tr>
      <w:tr w:rsidR="00BC6380" w:rsidRPr="00BC6380" w14:paraId="340655F4" w14:textId="77777777" w:rsidTr="00BC6380">
        <w:trPr>
          <w:trHeight w:val="280"/>
        </w:trPr>
        <w:tc>
          <w:tcPr>
            <w:tcW w:w="1858" w:type="dxa"/>
            <w:shd w:val="clear" w:color="auto" w:fill="auto"/>
            <w:noWrap/>
            <w:vAlign w:val="bottom"/>
          </w:tcPr>
          <w:p w14:paraId="17ED4328"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ASA</w:t>
            </w:r>
            <w:r w:rsidRPr="00BC6380">
              <w:rPr>
                <w:rStyle w:val="Fotnotsreferens"/>
                <w:rFonts w:eastAsia="Times New Roman" w:cs="Times New Roman"/>
                <w:b/>
                <w:color w:val="000000"/>
                <w:sz w:val="20"/>
                <w:szCs w:val="20"/>
                <w:lang w:val="en-GB"/>
              </w:rPr>
              <w:footnoteReference w:id="2"/>
            </w:r>
          </w:p>
        </w:tc>
        <w:tc>
          <w:tcPr>
            <w:tcW w:w="1047" w:type="dxa"/>
            <w:shd w:val="clear" w:color="auto" w:fill="auto"/>
            <w:noWrap/>
            <w:vAlign w:val="bottom"/>
          </w:tcPr>
          <w:p w14:paraId="04360F15"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8ED38ED" w14:textId="77777777" w:rsidR="00BC6380" w:rsidRPr="00BC6380" w:rsidRDefault="00BC6380" w:rsidP="005F25C9">
            <w:pPr>
              <w:jc w:val="center"/>
              <w:rPr>
                <w:rFonts w:eastAsia="Times New Roman" w:cs="Times New Roman"/>
                <w:color w:val="000000"/>
                <w:sz w:val="20"/>
                <w:szCs w:val="20"/>
                <w:lang w:val="en-GB"/>
              </w:rPr>
            </w:pPr>
          </w:p>
        </w:tc>
        <w:tc>
          <w:tcPr>
            <w:tcW w:w="1275" w:type="dxa"/>
            <w:vAlign w:val="bottom"/>
          </w:tcPr>
          <w:p w14:paraId="32105911" w14:textId="77777777" w:rsidR="00BC6380" w:rsidRPr="00BC6380" w:rsidRDefault="00BC6380" w:rsidP="005F25C9">
            <w:pPr>
              <w:jc w:val="center"/>
              <w:rPr>
                <w:rFonts w:eastAsia="Times New Roman" w:cs="Times New Roman"/>
                <w:color w:val="000000"/>
                <w:sz w:val="20"/>
                <w:szCs w:val="20"/>
                <w:lang w:val="en-GB"/>
              </w:rPr>
            </w:pPr>
          </w:p>
        </w:tc>
        <w:tc>
          <w:tcPr>
            <w:tcW w:w="992" w:type="dxa"/>
            <w:vAlign w:val="bottom"/>
          </w:tcPr>
          <w:p w14:paraId="38359C38" w14:textId="77777777" w:rsidR="00BC6380" w:rsidRPr="00BC6380" w:rsidRDefault="00BC6380" w:rsidP="005F25C9">
            <w:pPr>
              <w:jc w:val="right"/>
              <w:rPr>
                <w:rFonts w:eastAsia="Times New Roman" w:cs="Times New Roman"/>
                <w:color w:val="000000"/>
                <w:sz w:val="20"/>
                <w:szCs w:val="20"/>
                <w:lang w:val="en-GB"/>
              </w:rPr>
            </w:pPr>
          </w:p>
        </w:tc>
      </w:tr>
      <w:tr w:rsidR="00BC6380" w:rsidRPr="00BC6380" w14:paraId="090DC59E" w14:textId="77777777" w:rsidTr="00BC6380">
        <w:trPr>
          <w:trHeight w:val="280"/>
        </w:trPr>
        <w:tc>
          <w:tcPr>
            <w:tcW w:w="1858" w:type="dxa"/>
            <w:shd w:val="clear" w:color="auto" w:fill="auto"/>
            <w:noWrap/>
            <w:vAlign w:val="bottom"/>
            <w:hideMark/>
          </w:tcPr>
          <w:p w14:paraId="721C3F7D"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2</w:t>
            </w:r>
          </w:p>
        </w:tc>
        <w:tc>
          <w:tcPr>
            <w:tcW w:w="1047" w:type="dxa"/>
            <w:shd w:val="clear" w:color="auto" w:fill="auto"/>
            <w:noWrap/>
            <w:vAlign w:val="bottom"/>
          </w:tcPr>
          <w:p w14:paraId="40BC940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3.6</w:t>
            </w:r>
          </w:p>
        </w:tc>
        <w:tc>
          <w:tcPr>
            <w:tcW w:w="1363" w:type="dxa"/>
            <w:shd w:val="clear" w:color="auto" w:fill="auto"/>
            <w:noWrap/>
            <w:vAlign w:val="bottom"/>
          </w:tcPr>
          <w:p w14:paraId="1D887118"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1.10-11.86</w:t>
            </w:r>
          </w:p>
        </w:tc>
        <w:tc>
          <w:tcPr>
            <w:tcW w:w="1275" w:type="dxa"/>
            <w:vAlign w:val="bottom"/>
          </w:tcPr>
          <w:p w14:paraId="18B2A3D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992" w:type="dxa"/>
            <w:vAlign w:val="bottom"/>
          </w:tcPr>
          <w:p w14:paraId="1844F941"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1.11-2.68</w:t>
            </w:r>
          </w:p>
        </w:tc>
      </w:tr>
      <w:tr w:rsidR="00BC6380" w:rsidRPr="00BC6380" w14:paraId="4520A3F4" w14:textId="77777777" w:rsidTr="00BC6380">
        <w:trPr>
          <w:trHeight w:val="280"/>
        </w:trPr>
        <w:tc>
          <w:tcPr>
            <w:tcW w:w="1858" w:type="dxa"/>
            <w:shd w:val="clear" w:color="auto" w:fill="auto"/>
            <w:noWrap/>
            <w:vAlign w:val="bottom"/>
            <w:hideMark/>
          </w:tcPr>
          <w:p w14:paraId="7062E56F"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3</w:t>
            </w:r>
          </w:p>
        </w:tc>
        <w:tc>
          <w:tcPr>
            <w:tcW w:w="1047" w:type="dxa"/>
            <w:shd w:val="clear" w:color="auto" w:fill="auto"/>
            <w:noWrap/>
            <w:vAlign w:val="bottom"/>
          </w:tcPr>
          <w:p w14:paraId="1D08C584"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6.8</w:t>
            </w:r>
          </w:p>
        </w:tc>
        <w:tc>
          <w:tcPr>
            <w:tcW w:w="1363" w:type="dxa"/>
            <w:shd w:val="clear" w:color="auto" w:fill="auto"/>
            <w:noWrap/>
            <w:vAlign w:val="bottom"/>
          </w:tcPr>
          <w:p w14:paraId="748E2BE5"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2.00-23.37</w:t>
            </w:r>
          </w:p>
        </w:tc>
        <w:tc>
          <w:tcPr>
            <w:tcW w:w="1275" w:type="dxa"/>
            <w:vAlign w:val="bottom"/>
          </w:tcPr>
          <w:p w14:paraId="10213F7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3.5</w:t>
            </w:r>
          </w:p>
        </w:tc>
        <w:tc>
          <w:tcPr>
            <w:tcW w:w="992" w:type="dxa"/>
            <w:vAlign w:val="bottom"/>
          </w:tcPr>
          <w:p w14:paraId="668CBEA6"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2.15-5.60</w:t>
            </w:r>
          </w:p>
        </w:tc>
      </w:tr>
      <w:tr w:rsidR="00BC6380" w:rsidRPr="00BC6380" w14:paraId="0FFA28E0" w14:textId="77777777" w:rsidTr="00BC6380">
        <w:trPr>
          <w:trHeight w:val="280"/>
        </w:trPr>
        <w:tc>
          <w:tcPr>
            <w:tcW w:w="1858" w:type="dxa"/>
            <w:shd w:val="clear" w:color="auto" w:fill="auto"/>
            <w:noWrap/>
            <w:vAlign w:val="bottom"/>
          </w:tcPr>
          <w:p w14:paraId="103E8E9A"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BMI</w:t>
            </w:r>
          </w:p>
        </w:tc>
        <w:tc>
          <w:tcPr>
            <w:tcW w:w="1047" w:type="dxa"/>
            <w:shd w:val="clear" w:color="auto" w:fill="auto"/>
            <w:noWrap/>
            <w:vAlign w:val="bottom"/>
          </w:tcPr>
          <w:p w14:paraId="4AF15DF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1363" w:type="dxa"/>
            <w:shd w:val="clear" w:color="auto" w:fill="auto"/>
            <w:noWrap/>
            <w:vAlign w:val="bottom"/>
          </w:tcPr>
          <w:p w14:paraId="28ADE901"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0.95-1.04</w:t>
            </w:r>
          </w:p>
        </w:tc>
        <w:tc>
          <w:tcPr>
            <w:tcW w:w="1275" w:type="dxa"/>
            <w:vAlign w:val="bottom"/>
          </w:tcPr>
          <w:p w14:paraId="04FAA02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992" w:type="dxa"/>
            <w:vAlign w:val="bottom"/>
          </w:tcPr>
          <w:p w14:paraId="1DDDEB74"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0.95-1.00</w:t>
            </w:r>
          </w:p>
        </w:tc>
      </w:tr>
      <w:tr w:rsidR="00BC6380" w:rsidRPr="00BC6380" w14:paraId="18035B21" w14:textId="77777777" w:rsidTr="00BC6380">
        <w:trPr>
          <w:trHeight w:val="280"/>
        </w:trPr>
        <w:tc>
          <w:tcPr>
            <w:tcW w:w="1858" w:type="dxa"/>
            <w:shd w:val="clear" w:color="auto" w:fill="auto"/>
            <w:noWrap/>
            <w:vAlign w:val="bottom"/>
            <w:hideMark/>
          </w:tcPr>
          <w:p w14:paraId="0AFEE5BB" w14:textId="561B3B0D" w:rsidR="00BC6380" w:rsidRPr="00BC6380" w:rsidRDefault="00E25541" w:rsidP="005F25C9">
            <w:pPr>
              <w:rPr>
                <w:rFonts w:eastAsia="Times New Roman" w:cs="Times New Roman"/>
                <w:b/>
                <w:color w:val="000000"/>
                <w:sz w:val="20"/>
                <w:szCs w:val="20"/>
                <w:lang w:val="en-GB"/>
              </w:rPr>
            </w:pPr>
            <w:r>
              <w:rPr>
                <w:rFonts w:eastAsia="Times New Roman" w:cs="Times New Roman"/>
                <w:b/>
                <w:color w:val="000000"/>
                <w:sz w:val="20"/>
                <w:szCs w:val="20"/>
                <w:lang w:val="en-GB"/>
              </w:rPr>
              <w:t>Heart infar</w:t>
            </w:r>
            <w:r w:rsidR="00BC6380" w:rsidRPr="00BC6380">
              <w:rPr>
                <w:rFonts w:eastAsia="Times New Roman" w:cs="Times New Roman"/>
                <w:b/>
                <w:color w:val="000000"/>
                <w:sz w:val="20"/>
                <w:szCs w:val="20"/>
                <w:lang w:val="en-GB"/>
              </w:rPr>
              <w:t>ction</w:t>
            </w:r>
          </w:p>
        </w:tc>
        <w:tc>
          <w:tcPr>
            <w:tcW w:w="1047" w:type="dxa"/>
            <w:shd w:val="clear" w:color="auto" w:fill="auto"/>
            <w:noWrap/>
            <w:vAlign w:val="bottom"/>
          </w:tcPr>
          <w:p w14:paraId="6FBFEDE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1363" w:type="dxa"/>
            <w:shd w:val="clear" w:color="auto" w:fill="auto"/>
            <w:noWrap/>
            <w:vAlign w:val="bottom"/>
            <w:hideMark/>
          </w:tcPr>
          <w:p w14:paraId="3117A9B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1.06-2.60</w:t>
            </w:r>
          </w:p>
        </w:tc>
        <w:tc>
          <w:tcPr>
            <w:tcW w:w="1275" w:type="dxa"/>
            <w:vAlign w:val="bottom"/>
          </w:tcPr>
          <w:p w14:paraId="2F9F710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vAlign w:val="bottom"/>
          </w:tcPr>
          <w:p w14:paraId="12C0E1A8"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0.87-1.42</w:t>
            </w:r>
          </w:p>
        </w:tc>
      </w:tr>
      <w:tr w:rsidR="00BC6380" w:rsidRPr="00BC6380" w14:paraId="4369C390" w14:textId="77777777" w:rsidTr="00BC6380">
        <w:trPr>
          <w:trHeight w:val="280"/>
        </w:trPr>
        <w:tc>
          <w:tcPr>
            <w:tcW w:w="1858" w:type="dxa"/>
            <w:shd w:val="clear" w:color="auto" w:fill="auto"/>
            <w:noWrap/>
            <w:vAlign w:val="bottom"/>
            <w:hideMark/>
          </w:tcPr>
          <w:p w14:paraId="53CBD14F"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Renal disease</w:t>
            </w:r>
          </w:p>
        </w:tc>
        <w:tc>
          <w:tcPr>
            <w:tcW w:w="1047" w:type="dxa"/>
            <w:shd w:val="clear" w:color="auto" w:fill="auto"/>
            <w:noWrap/>
            <w:vAlign w:val="bottom"/>
            <w:hideMark/>
          </w:tcPr>
          <w:p w14:paraId="4D29B91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3.4</w:t>
            </w:r>
          </w:p>
        </w:tc>
        <w:tc>
          <w:tcPr>
            <w:tcW w:w="1363" w:type="dxa"/>
            <w:shd w:val="clear" w:color="auto" w:fill="auto"/>
            <w:noWrap/>
            <w:vAlign w:val="bottom"/>
            <w:hideMark/>
          </w:tcPr>
          <w:p w14:paraId="54AF5936"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1.66-6.93</w:t>
            </w:r>
          </w:p>
        </w:tc>
        <w:tc>
          <w:tcPr>
            <w:tcW w:w="1275" w:type="dxa"/>
            <w:vAlign w:val="bottom"/>
          </w:tcPr>
          <w:p w14:paraId="698269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3.0</w:t>
            </w:r>
          </w:p>
        </w:tc>
        <w:tc>
          <w:tcPr>
            <w:tcW w:w="992" w:type="dxa"/>
            <w:vAlign w:val="bottom"/>
          </w:tcPr>
          <w:p w14:paraId="4B260A27"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1.89-4.87</w:t>
            </w:r>
          </w:p>
        </w:tc>
      </w:tr>
    </w:tbl>
    <w:p w14:paraId="18AA52F0" w14:textId="77777777" w:rsidR="005F25C9" w:rsidRPr="005A785E" w:rsidRDefault="005F25C9">
      <w:pPr>
        <w:rPr>
          <w:b/>
          <w:lang w:val="en-GB"/>
        </w:rPr>
      </w:pPr>
      <w:r w:rsidRPr="005A785E">
        <w:rPr>
          <w:b/>
          <w:lang w:val="en-GB"/>
        </w:rPr>
        <w:br w:type="page"/>
      </w:r>
    </w:p>
    <w:tbl>
      <w:tblPr>
        <w:tblW w:w="4308" w:type="dxa"/>
        <w:tblInd w:w="55" w:type="dxa"/>
        <w:tblLayout w:type="fixed"/>
        <w:tblCellMar>
          <w:left w:w="70" w:type="dxa"/>
          <w:right w:w="70" w:type="dxa"/>
        </w:tblCellMar>
        <w:tblLook w:val="04A0" w:firstRow="1" w:lastRow="0" w:firstColumn="1" w:lastColumn="0" w:noHBand="0" w:noVBand="1"/>
      </w:tblPr>
      <w:tblGrid>
        <w:gridCol w:w="2188"/>
        <w:gridCol w:w="804"/>
        <w:gridCol w:w="1316"/>
      </w:tblGrid>
      <w:tr w:rsidR="005F25C9" w:rsidRPr="005A785E" w14:paraId="1601A64B" w14:textId="77777777" w:rsidTr="005F25C9">
        <w:trPr>
          <w:trHeight w:val="280"/>
        </w:trPr>
        <w:tc>
          <w:tcPr>
            <w:tcW w:w="2188" w:type="dxa"/>
            <w:vAlign w:val="bottom"/>
          </w:tcPr>
          <w:p w14:paraId="5FD52B93" w14:textId="77777777" w:rsidR="005F25C9" w:rsidRPr="005A785E" w:rsidRDefault="005F25C9" w:rsidP="005F25C9">
            <w:pPr>
              <w:rPr>
                <w:rFonts w:ascii="Cambria" w:eastAsia="Times New Roman" w:hAnsi="Cambria" w:cs="Times New Roman"/>
                <w:b/>
                <w:color w:val="000000"/>
                <w:sz w:val="20"/>
                <w:szCs w:val="20"/>
                <w:lang w:val="en-GB"/>
              </w:rPr>
            </w:pPr>
          </w:p>
          <w:p w14:paraId="0FF583B1" w14:textId="77777777" w:rsidR="005F25C9" w:rsidRPr="005A785E" w:rsidRDefault="005F25C9" w:rsidP="005F25C9">
            <w:pPr>
              <w:rPr>
                <w:rFonts w:ascii="Cambria" w:eastAsia="Times New Roman" w:hAnsi="Cambria" w:cs="Times New Roman"/>
                <w:b/>
                <w:color w:val="000000"/>
                <w:sz w:val="20"/>
                <w:szCs w:val="20"/>
                <w:lang w:val="en-GB"/>
              </w:rPr>
            </w:pPr>
          </w:p>
          <w:p w14:paraId="58C9D63F" w14:textId="77777777" w:rsidR="005F25C9" w:rsidRPr="005A785E" w:rsidRDefault="005F25C9" w:rsidP="005F25C9">
            <w:pPr>
              <w:rPr>
                <w:rFonts w:ascii="Cambria" w:eastAsia="Times New Roman" w:hAnsi="Cambria" w:cs="Times New Roman"/>
                <w:b/>
                <w:color w:val="000000"/>
                <w:sz w:val="20"/>
                <w:szCs w:val="20"/>
                <w:lang w:val="en-GB"/>
              </w:rPr>
            </w:pPr>
          </w:p>
        </w:tc>
        <w:tc>
          <w:tcPr>
            <w:tcW w:w="804" w:type="dxa"/>
            <w:shd w:val="clear" w:color="auto" w:fill="auto"/>
            <w:noWrap/>
            <w:vAlign w:val="bottom"/>
          </w:tcPr>
          <w:p w14:paraId="522D0A86" w14:textId="77777777" w:rsidR="005F25C9" w:rsidRPr="005A785E" w:rsidRDefault="005F25C9" w:rsidP="005F25C9">
            <w:pPr>
              <w:jc w:val="right"/>
              <w:rPr>
                <w:rFonts w:eastAsia="Times New Roman" w:cs="Times New Roman"/>
                <w:color w:val="000000"/>
                <w:sz w:val="20"/>
                <w:szCs w:val="20"/>
                <w:lang w:val="en-GB"/>
              </w:rPr>
            </w:pPr>
          </w:p>
        </w:tc>
        <w:tc>
          <w:tcPr>
            <w:tcW w:w="1316" w:type="dxa"/>
            <w:shd w:val="clear" w:color="auto" w:fill="auto"/>
            <w:noWrap/>
            <w:vAlign w:val="bottom"/>
          </w:tcPr>
          <w:p w14:paraId="24F99624" w14:textId="77777777" w:rsidR="005F25C9" w:rsidRPr="005A785E" w:rsidRDefault="005F25C9" w:rsidP="005F25C9">
            <w:pPr>
              <w:jc w:val="right"/>
              <w:rPr>
                <w:rFonts w:eastAsia="Times New Roman" w:cs="Times New Roman"/>
                <w:color w:val="000000"/>
                <w:sz w:val="20"/>
                <w:szCs w:val="20"/>
                <w:lang w:val="en-GB"/>
              </w:rPr>
            </w:pPr>
          </w:p>
        </w:tc>
      </w:tr>
    </w:tbl>
    <w:p w14:paraId="2A2637D3" w14:textId="77777777" w:rsidR="00EC1E3A" w:rsidRDefault="00EC1E3A" w:rsidP="00EC1E3A">
      <w:pPr>
        <w:pStyle w:val="Fotnotstext"/>
        <w:rPr>
          <w:rFonts w:ascii="Cambria" w:hAnsi="Cambria"/>
          <w:lang w:val="en-GB"/>
        </w:rPr>
      </w:pPr>
      <w:r w:rsidRPr="00F2533C">
        <w:rPr>
          <w:b/>
        </w:rPr>
        <w:t>Supplementary Figure 1:</w:t>
      </w:r>
      <w:r>
        <w:t xml:space="preserve"> </w:t>
      </w:r>
      <w:r w:rsidRPr="005A785E">
        <w:rPr>
          <w:lang w:val="en-GB"/>
        </w:rPr>
        <w:t xml:space="preserve">ROC for </w:t>
      </w:r>
      <w:r>
        <w:rPr>
          <w:lang w:val="en-GB"/>
        </w:rPr>
        <w:t xml:space="preserve">90-day and one-year mortality for </w:t>
      </w:r>
      <w:r>
        <w:rPr>
          <w:rFonts w:ascii="Cambria" w:hAnsi="Cambria"/>
          <w:lang w:val="en-GB"/>
        </w:rPr>
        <w:t>a</w:t>
      </w:r>
      <w:r w:rsidRPr="005A785E">
        <w:rPr>
          <w:rFonts w:ascii="Cambria" w:hAnsi="Cambria"/>
          <w:lang w:val="en-GB"/>
        </w:rPr>
        <w:t xml:space="preserve">ge, gender, </w:t>
      </w:r>
      <w:r w:rsidRPr="005A785E">
        <w:rPr>
          <w:lang w:val="en-GB"/>
        </w:rPr>
        <w:t xml:space="preserve">ASA, </w:t>
      </w:r>
      <w:r w:rsidRPr="005A785E">
        <w:rPr>
          <w:rFonts w:ascii="Cambria" w:hAnsi="Cambria"/>
          <w:lang w:val="en-GB"/>
        </w:rPr>
        <w:t>presence of heart infarction or renal disease during the last 12 months</w:t>
      </w:r>
      <w:r>
        <w:rPr>
          <w:rFonts w:ascii="Cambria" w:hAnsi="Cambria"/>
          <w:lang w:val="en-GB"/>
        </w:rPr>
        <w:t xml:space="preserve"> combined.</w:t>
      </w:r>
    </w:p>
    <w:p w14:paraId="34F8CEC1" w14:textId="36D69CEC" w:rsidR="00EC1E3A" w:rsidRDefault="00EC1E3A" w:rsidP="00EC1E3A">
      <w:pPr>
        <w:pStyle w:val="Fotnotstext"/>
        <w:rPr>
          <w:rFonts w:ascii="Cambria" w:hAnsi="Cambria"/>
          <w:lang w:val="en-GB"/>
        </w:rPr>
      </w:pPr>
    </w:p>
    <w:p w14:paraId="021A7A86" w14:textId="40E260F5" w:rsidR="00A54435" w:rsidRDefault="00970081" w:rsidP="005F25C9">
      <w:pPr>
        <w:rPr>
          <w:b/>
          <w:lang w:val="en-GB"/>
        </w:rPr>
      </w:pPr>
      <w:r>
        <w:rPr>
          <w:b/>
          <w:noProof/>
        </w:rPr>
        <w:drawing>
          <wp:inline distT="0" distB="0" distL="0" distR="0" wp14:anchorId="3AC56F8E" wp14:editId="1B55AD34">
            <wp:extent cx="5757545" cy="5757545"/>
            <wp:effectExtent l="0" t="0" r="8255" b="8255"/>
            <wp:docPr id="14" name="Bildobjekt 14" descr="Macintosh HD:Users:annegarland:Desktop:Prediktionsstudien:Data:SupplementaryFig1_a61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negarland:Desktop:Prediktionsstudien:Data:SupplementaryFig1_a61125.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p>
    <w:p w14:paraId="09B6450F" w14:textId="77777777" w:rsidR="00DA75CC" w:rsidRDefault="00DA75CC">
      <w:pPr>
        <w:rPr>
          <w:b/>
          <w:lang w:val="en-GB"/>
        </w:rPr>
      </w:pPr>
      <w:r>
        <w:rPr>
          <w:b/>
          <w:lang w:val="en-GB"/>
        </w:rPr>
        <w:br w:type="page"/>
      </w:r>
    </w:p>
    <w:p w14:paraId="306D0FD0" w14:textId="2340D84A" w:rsidR="00DA75CC" w:rsidRPr="004D7465" w:rsidRDefault="00DA75CC" w:rsidP="00DA75CC">
      <w:pPr>
        <w:rPr>
          <w:lang w:val="en-GB"/>
        </w:rPr>
      </w:pPr>
      <w:r>
        <w:rPr>
          <w:b/>
          <w:lang w:val="en-GB"/>
        </w:rPr>
        <w:lastRenderedPageBreak/>
        <w:t>Supplementary Table 2</w:t>
      </w:r>
      <w:r w:rsidRPr="005A785E">
        <w:rPr>
          <w:b/>
          <w:lang w:val="en-GB"/>
        </w:rPr>
        <w:t xml:space="preserve">: </w:t>
      </w:r>
      <w:r w:rsidRPr="00A54435">
        <w:rPr>
          <w:lang w:val="en-GB"/>
        </w:rPr>
        <w:t xml:space="preserve">One-year mortality </w:t>
      </w:r>
      <w:r>
        <w:rPr>
          <w:lang w:val="en-GB"/>
        </w:rPr>
        <w:t>OR</w:t>
      </w:r>
      <w:r w:rsidRPr="00A54435">
        <w:rPr>
          <w:lang w:val="en-GB"/>
        </w:rPr>
        <w:t xml:space="preserve"> with 95% CI and </w:t>
      </w:r>
      <w:r>
        <w:rPr>
          <w:lang w:val="en-GB"/>
        </w:rPr>
        <w:t>c-</w:t>
      </w:r>
      <w:r w:rsidRPr="00A46821">
        <w:rPr>
          <w:lang w:val="en-GB"/>
        </w:rPr>
        <w:t xml:space="preserve"> </w:t>
      </w:r>
      <w:r>
        <w:rPr>
          <w:lang w:val="en-GB"/>
        </w:rPr>
        <w:t>statistic</w:t>
      </w:r>
      <w:r w:rsidRPr="00A54435">
        <w:rPr>
          <w:lang w:val="en-GB"/>
        </w:rPr>
        <w:t>s for the three investigated coding algorithms and their included dimensions. A</w:t>
      </w:r>
      <w:r>
        <w:rPr>
          <w:lang w:val="en-GB"/>
        </w:rPr>
        <w:t>)</w:t>
      </w:r>
      <w:r w:rsidRPr="00A54435">
        <w:rPr>
          <w:lang w:val="en-GB"/>
        </w:rPr>
        <w:t xml:space="preserve"> Elixhauser Score, B</w:t>
      </w:r>
      <w:r>
        <w:rPr>
          <w:lang w:val="en-GB"/>
        </w:rPr>
        <w:t>)</w:t>
      </w:r>
      <w:r w:rsidRPr="00A54435">
        <w:rPr>
          <w:lang w:val="en-GB"/>
        </w:rPr>
        <w:t xml:space="preserve"> Charlson Comorbidity Index and C</w:t>
      </w:r>
      <w:r>
        <w:rPr>
          <w:lang w:val="en-GB"/>
        </w:rPr>
        <w:t>)</w:t>
      </w:r>
      <w:r w:rsidRPr="00A54435">
        <w:rPr>
          <w:lang w:val="en-GB"/>
        </w:rPr>
        <w:t xml:space="preserve"> RxRiskV.</w:t>
      </w:r>
      <w:r>
        <w:rPr>
          <w:lang w:val="en-GB"/>
        </w:rPr>
        <w:t xml:space="preserve"> </w:t>
      </w:r>
      <w:r w:rsidRPr="004D7465">
        <w:rPr>
          <w:lang w:val="en-GB"/>
        </w:rPr>
        <w:t>When no patients have been registered it is marked with “-“ and calculation of OR and CI (95%) is not meaningful.</w:t>
      </w:r>
    </w:p>
    <w:p w14:paraId="58EF7567" w14:textId="77777777" w:rsidR="005F25C9" w:rsidRPr="005A785E" w:rsidRDefault="005F25C9" w:rsidP="005F25C9">
      <w:pPr>
        <w:rPr>
          <w:sz w:val="20"/>
          <w:szCs w:val="20"/>
          <w:lang w:val="en-GB"/>
        </w:rPr>
      </w:pPr>
    </w:p>
    <w:p w14:paraId="343D0E5B" w14:textId="6D6E31B5" w:rsidR="005F25C9" w:rsidRPr="005A785E" w:rsidRDefault="00DA75CC" w:rsidP="005F25C9">
      <w:pPr>
        <w:rPr>
          <w:lang w:val="en-GB"/>
        </w:rPr>
      </w:pPr>
      <w:r>
        <w:rPr>
          <w:noProof/>
        </w:rPr>
        <w:drawing>
          <wp:inline distT="0" distB="0" distL="0" distR="0" wp14:anchorId="7AA684D6" wp14:editId="56319845">
            <wp:extent cx="5756910" cy="6670913"/>
            <wp:effectExtent l="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6670913"/>
                    </a:xfrm>
                    <a:prstGeom prst="rect">
                      <a:avLst/>
                    </a:prstGeom>
                    <a:noFill/>
                    <a:ln>
                      <a:noFill/>
                    </a:ln>
                  </pic:spPr>
                </pic:pic>
              </a:graphicData>
            </a:graphic>
          </wp:inline>
        </w:drawing>
      </w:r>
    </w:p>
    <w:p w14:paraId="255C7BF9" w14:textId="77777777" w:rsidR="005F25C9" w:rsidRDefault="005F25C9" w:rsidP="005F25C9">
      <w:pPr>
        <w:rPr>
          <w:lang w:val="en-GB"/>
        </w:rPr>
      </w:pPr>
    </w:p>
    <w:p w14:paraId="7BEB9CA4" w14:textId="58BAC01D" w:rsidR="00DA75CC" w:rsidRPr="005A785E" w:rsidRDefault="00DA75CC" w:rsidP="005F25C9">
      <w:pPr>
        <w:rPr>
          <w:lang w:val="en-GB"/>
        </w:rPr>
      </w:pPr>
      <w:r>
        <w:rPr>
          <w:noProof/>
        </w:rPr>
        <w:lastRenderedPageBreak/>
        <w:drawing>
          <wp:inline distT="0" distB="0" distL="0" distR="0" wp14:anchorId="09303573" wp14:editId="79B6FB52">
            <wp:extent cx="5756910" cy="4192291"/>
            <wp:effectExtent l="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192291"/>
                    </a:xfrm>
                    <a:prstGeom prst="rect">
                      <a:avLst/>
                    </a:prstGeom>
                    <a:noFill/>
                    <a:ln>
                      <a:noFill/>
                    </a:ln>
                  </pic:spPr>
                </pic:pic>
              </a:graphicData>
            </a:graphic>
          </wp:inline>
        </w:drawing>
      </w:r>
    </w:p>
    <w:p w14:paraId="125E6662" w14:textId="7373E319" w:rsidR="004867C0" w:rsidRDefault="004867C0" w:rsidP="00AA1A0B">
      <w:pPr>
        <w:spacing w:line="480" w:lineRule="auto"/>
        <w:rPr>
          <w:lang w:val="en-GB"/>
        </w:rPr>
      </w:pPr>
    </w:p>
    <w:p w14:paraId="665EF84A" w14:textId="77777777" w:rsidR="00DA75CC" w:rsidRPr="00B00100" w:rsidRDefault="00DA75CC" w:rsidP="00DA75CC">
      <w:pPr>
        <w:rPr>
          <w:b/>
          <w:sz w:val="32"/>
          <w:szCs w:val="32"/>
          <w:lang w:val="en-GB"/>
        </w:rPr>
      </w:pPr>
      <w:r w:rsidRPr="00B00100">
        <w:rPr>
          <w:b/>
          <w:sz w:val="32"/>
          <w:szCs w:val="32"/>
          <w:lang w:val="en-GB"/>
        </w:rPr>
        <w:t>C:</w:t>
      </w:r>
    </w:p>
    <w:tbl>
      <w:tblPr>
        <w:tblStyle w:val="Tabellrutnt"/>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985"/>
        <w:gridCol w:w="1134"/>
      </w:tblGrid>
      <w:tr w:rsidR="00DA75CC" w:rsidRPr="005A785E" w14:paraId="6E9D3D6D" w14:textId="77777777" w:rsidTr="00DA75CC">
        <w:trPr>
          <w:trHeight w:val="702"/>
        </w:trPr>
        <w:tc>
          <w:tcPr>
            <w:tcW w:w="3369" w:type="dxa"/>
            <w:tcBorders>
              <w:top w:val="single" w:sz="24" w:space="0" w:color="808080" w:themeColor="background1" w:themeShade="80"/>
              <w:bottom w:val="single" w:sz="2" w:space="0" w:color="808080" w:themeColor="background1" w:themeShade="80"/>
            </w:tcBorders>
          </w:tcPr>
          <w:p w14:paraId="6468226C" w14:textId="77777777" w:rsidR="00DA75CC" w:rsidRPr="005A785E" w:rsidRDefault="00DA75CC" w:rsidP="00DA75CC">
            <w:pPr>
              <w:spacing w:line="276" w:lineRule="auto"/>
              <w:rPr>
                <w:b/>
                <w:sz w:val="28"/>
                <w:szCs w:val="28"/>
                <w:lang w:val="en-GB"/>
              </w:rPr>
            </w:pPr>
          </w:p>
          <w:p w14:paraId="09FD6686" w14:textId="77777777" w:rsidR="00DA75CC" w:rsidRPr="005A785E" w:rsidRDefault="00DA75CC" w:rsidP="00DA75CC">
            <w:pPr>
              <w:spacing w:line="276" w:lineRule="auto"/>
              <w:rPr>
                <w:b/>
                <w:sz w:val="28"/>
                <w:szCs w:val="28"/>
                <w:lang w:val="en-GB"/>
              </w:rPr>
            </w:pPr>
            <w:r w:rsidRPr="005A785E">
              <w:rPr>
                <w:b/>
                <w:sz w:val="28"/>
                <w:szCs w:val="28"/>
                <w:lang w:val="en-GB"/>
              </w:rPr>
              <w:t>R</w:t>
            </w:r>
            <w:r>
              <w:rPr>
                <w:b/>
                <w:sz w:val="28"/>
                <w:szCs w:val="28"/>
                <w:lang w:val="en-GB"/>
              </w:rPr>
              <w:t>x</w:t>
            </w:r>
            <w:r w:rsidRPr="005A785E">
              <w:rPr>
                <w:b/>
                <w:sz w:val="28"/>
                <w:szCs w:val="28"/>
                <w:lang w:val="en-GB"/>
              </w:rPr>
              <w:t>RiskV</w:t>
            </w:r>
          </w:p>
        </w:tc>
        <w:tc>
          <w:tcPr>
            <w:tcW w:w="708" w:type="dxa"/>
            <w:tcBorders>
              <w:top w:val="single" w:sz="24" w:space="0" w:color="808080" w:themeColor="background1" w:themeShade="80"/>
              <w:bottom w:val="single" w:sz="2" w:space="0" w:color="808080" w:themeColor="background1" w:themeShade="80"/>
            </w:tcBorders>
          </w:tcPr>
          <w:p w14:paraId="5952DBA0" w14:textId="77777777" w:rsidR="00DA75CC" w:rsidRPr="005A785E" w:rsidRDefault="00DA75CC" w:rsidP="00DA75CC">
            <w:pPr>
              <w:spacing w:line="276" w:lineRule="auto"/>
              <w:jc w:val="right"/>
              <w:rPr>
                <w:rFonts w:eastAsia="Times New Roman" w:cs="Times New Roman"/>
                <w:b/>
                <w:color w:val="000000"/>
                <w:sz w:val="20"/>
                <w:szCs w:val="20"/>
                <w:lang w:val="en-GB"/>
              </w:rPr>
            </w:pPr>
          </w:p>
          <w:p w14:paraId="5AC064C3" w14:textId="77777777" w:rsidR="00DA75CC" w:rsidRPr="005A785E" w:rsidRDefault="00DA75CC" w:rsidP="00DA75CC">
            <w:pPr>
              <w:spacing w:line="276" w:lineRule="auto"/>
              <w:jc w:val="right"/>
              <w:rPr>
                <w:rFonts w:eastAsia="Times New Roman" w:cs="Times New Roman"/>
                <w:b/>
                <w:color w:val="000000"/>
                <w:sz w:val="20"/>
                <w:szCs w:val="20"/>
                <w:lang w:val="en-GB"/>
              </w:rPr>
            </w:pPr>
          </w:p>
          <w:p w14:paraId="21E66C4D" w14:textId="77777777" w:rsidR="00DA75CC" w:rsidRPr="005A785E" w:rsidRDefault="00DA75CC" w:rsidP="00DA75CC">
            <w:pPr>
              <w:spacing w:line="276" w:lineRule="auto"/>
              <w:jc w:val="right"/>
              <w:rPr>
                <w:b/>
                <w:sz w:val="20"/>
                <w:szCs w:val="20"/>
                <w:lang w:val="en-GB"/>
              </w:rPr>
            </w:pPr>
            <w:r w:rsidRPr="005A785E">
              <w:rPr>
                <w:rFonts w:eastAsia="Times New Roman" w:cs="Times New Roman"/>
                <w:b/>
                <w:color w:val="000000"/>
                <w:sz w:val="20"/>
                <w:szCs w:val="20"/>
                <w:lang w:val="en-GB"/>
              </w:rPr>
              <w:t>OR</w:t>
            </w:r>
          </w:p>
        </w:tc>
        <w:tc>
          <w:tcPr>
            <w:tcW w:w="1985" w:type="dxa"/>
            <w:tcBorders>
              <w:top w:val="single" w:sz="24" w:space="0" w:color="808080" w:themeColor="background1" w:themeShade="80"/>
              <w:bottom w:val="single" w:sz="2" w:space="0" w:color="808080" w:themeColor="background1" w:themeShade="80"/>
            </w:tcBorders>
            <w:vAlign w:val="bottom"/>
          </w:tcPr>
          <w:p w14:paraId="1FD58930" w14:textId="77777777" w:rsidR="00DA75CC" w:rsidRPr="005A785E" w:rsidRDefault="00DA75CC" w:rsidP="00DA75CC">
            <w:pPr>
              <w:spacing w:line="276" w:lineRule="auto"/>
              <w:jc w:val="right"/>
              <w:rPr>
                <w:rFonts w:eastAsia="Times New Roman" w:cs="Times New Roman"/>
                <w:b/>
                <w:color w:val="000000"/>
                <w:sz w:val="28"/>
                <w:szCs w:val="28"/>
                <w:lang w:val="en-GB"/>
              </w:rPr>
            </w:pPr>
          </w:p>
          <w:p w14:paraId="5DFCA74A" w14:textId="77777777" w:rsidR="00DA75CC" w:rsidRPr="005A785E" w:rsidRDefault="00DA75CC" w:rsidP="00DA75CC">
            <w:pPr>
              <w:spacing w:line="276" w:lineRule="auto"/>
              <w:jc w:val="right"/>
              <w:rPr>
                <w:rFonts w:eastAsia="Times New Roman" w:cs="Times New Roman"/>
                <w:b/>
                <w:color w:val="000000"/>
                <w:sz w:val="20"/>
                <w:szCs w:val="20"/>
                <w:lang w:val="en-GB"/>
              </w:rPr>
            </w:pPr>
            <w:r w:rsidRPr="005A785E">
              <w:rPr>
                <w:rFonts w:eastAsia="Times New Roman" w:cs="Times New Roman"/>
                <w:b/>
                <w:color w:val="000000"/>
                <w:sz w:val="20"/>
                <w:szCs w:val="20"/>
                <w:lang w:val="en-GB"/>
              </w:rPr>
              <w:t>CI (95%)</w:t>
            </w:r>
          </w:p>
        </w:tc>
        <w:tc>
          <w:tcPr>
            <w:tcW w:w="1134" w:type="dxa"/>
            <w:tcBorders>
              <w:top w:val="single" w:sz="24" w:space="0" w:color="808080" w:themeColor="background1" w:themeShade="80"/>
              <w:bottom w:val="single" w:sz="2" w:space="0" w:color="808080" w:themeColor="background1" w:themeShade="80"/>
            </w:tcBorders>
            <w:vAlign w:val="bottom"/>
          </w:tcPr>
          <w:p w14:paraId="40AAAC35" w14:textId="77777777" w:rsidR="00DA75CC" w:rsidRPr="005A785E" w:rsidRDefault="00DA75CC" w:rsidP="00DA75CC">
            <w:pPr>
              <w:spacing w:line="276" w:lineRule="auto"/>
              <w:jc w:val="right"/>
              <w:rPr>
                <w:rFonts w:eastAsia="Times New Roman" w:cs="Times New Roman"/>
                <w:b/>
                <w:color w:val="000000"/>
                <w:sz w:val="20"/>
                <w:szCs w:val="20"/>
                <w:lang w:val="en-GB"/>
              </w:rPr>
            </w:pPr>
            <w:r>
              <w:rPr>
                <w:rFonts w:eastAsia="Times New Roman" w:cs="Times New Roman"/>
                <w:b/>
                <w:color w:val="000000"/>
                <w:sz w:val="20"/>
                <w:szCs w:val="20"/>
                <w:lang w:val="en-GB"/>
              </w:rPr>
              <w:t>c-statistic</w:t>
            </w:r>
          </w:p>
        </w:tc>
      </w:tr>
      <w:tr w:rsidR="00DA75CC" w:rsidRPr="005A785E" w14:paraId="3740FF92" w14:textId="77777777" w:rsidTr="00DA75CC">
        <w:tc>
          <w:tcPr>
            <w:tcW w:w="3369" w:type="dxa"/>
            <w:vAlign w:val="bottom"/>
          </w:tcPr>
          <w:p w14:paraId="214A6613" w14:textId="77777777" w:rsidR="00DA75CC" w:rsidRPr="005A785E" w:rsidRDefault="00DA75CC" w:rsidP="00DA75CC">
            <w:pPr>
              <w:spacing w:line="276" w:lineRule="auto"/>
              <w:rPr>
                <w:rFonts w:eastAsia="Times New Roman" w:cs="Times New Roman"/>
                <w:color w:val="000000"/>
                <w:sz w:val="20"/>
                <w:szCs w:val="20"/>
                <w:lang w:val="en-GB"/>
              </w:rPr>
            </w:pPr>
          </w:p>
        </w:tc>
        <w:tc>
          <w:tcPr>
            <w:tcW w:w="708" w:type="dxa"/>
            <w:vAlign w:val="bottom"/>
          </w:tcPr>
          <w:p w14:paraId="3E3ABAE6" w14:textId="77777777" w:rsidR="00DA75CC" w:rsidRPr="005A785E" w:rsidRDefault="00DA75CC" w:rsidP="00DA75CC">
            <w:pPr>
              <w:spacing w:line="276" w:lineRule="auto"/>
              <w:jc w:val="right"/>
              <w:rPr>
                <w:rFonts w:eastAsia="Times New Roman" w:cs="Times New Roman"/>
                <w:color w:val="000000"/>
                <w:sz w:val="20"/>
                <w:szCs w:val="20"/>
                <w:lang w:val="en-GB"/>
              </w:rPr>
            </w:pPr>
          </w:p>
        </w:tc>
        <w:tc>
          <w:tcPr>
            <w:tcW w:w="1985" w:type="dxa"/>
            <w:vAlign w:val="bottom"/>
          </w:tcPr>
          <w:p w14:paraId="6E20D4C8" w14:textId="77777777" w:rsidR="00DA75CC" w:rsidRPr="005A785E" w:rsidRDefault="00DA75CC" w:rsidP="00DA75CC">
            <w:pPr>
              <w:spacing w:line="276" w:lineRule="auto"/>
              <w:jc w:val="right"/>
              <w:rPr>
                <w:rFonts w:eastAsia="Times New Roman" w:cs="Times New Roman"/>
                <w:color w:val="000000"/>
                <w:sz w:val="20"/>
                <w:szCs w:val="20"/>
                <w:lang w:val="en-GB"/>
              </w:rPr>
            </w:pPr>
          </w:p>
        </w:tc>
        <w:tc>
          <w:tcPr>
            <w:tcW w:w="1134" w:type="dxa"/>
            <w:vAlign w:val="bottom"/>
          </w:tcPr>
          <w:p w14:paraId="7C8FE494" w14:textId="77777777" w:rsidR="00DA75CC" w:rsidRPr="005A785E" w:rsidRDefault="00DA75CC" w:rsidP="00DA75CC">
            <w:pPr>
              <w:spacing w:line="276" w:lineRule="auto"/>
              <w:jc w:val="right"/>
              <w:rPr>
                <w:rFonts w:eastAsia="Times New Roman" w:cs="Times New Roman"/>
                <w:color w:val="000000"/>
                <w:sz w:val="20"/>
                <w:szCs w:val="20"/>
                <w:lang w:val="en-GB"/>
              </w:rPr>
            </w:pPr>
          </w:p>
        </w:tc>
      </w:tr>
      <w:tr w:rsidR="00DA75CC" w:rsidRPr="005A785E" w14:paraId="0A6561F7" w14:textId="77777777" w:rsidTr="00DA75CC">
        <w:tc>
          <w:tcPr>
            <w:tcW w:w="3369" w:type="dxa"/>
            <w:vAlign w:val="bottom"/>
          </w:tcPr>
          <w:p w14:paraId="53995CF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Alcohol dependence</w:t>
            </w:r>
          </w:p>
        </w:tc>
        <w:tc>
          <w:tcPr>
            <w:tcW w:w="708" w:type="dxa"/>
            <w:vAlign w:val="bottom"/>
          </w:tcPr>
          <w:p w14:paraId="3D90D3F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1.76</w:t>
            </w:r>
          </w:p>
        </w:tc>
        <w:tc>
          <w:tcPr>
            <w:tcW w:w="1985" w:type="dxa"/>
            <w:vAlign w:val="bottom"/>
          </w:tcPr>
          <w:p w14:paraId="782068D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0.43-7.14</w:t>
            </w:r>
          </w:p>
        </w:tc>
        <w:tc>
          <w:tcPr>
            <w:tcW w:w="1134" w:type="dxa"/>
            <w:vAlign w:val="bottom"/>
          </w:tcPr>
          <w:p w14:paraId="0E631691"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A2297B9" w14:textId="77777777" w:rsidTr="00DA75CC">
        <w:tc>
          <w:tcPr>
            <w:tcW w:w="3369" w:type="dxa"/>
            <w:vAlign w:val="bottom"/>
          </w:tcPr>
          <w:p w14:paraId="6E6BF76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Allergies</w:t>
            </w:r>
          </w:p>
        </w:tc>
        <w:tc>
          <w:tcPr>
            <w:tcW w:w="708" w:type="dxa"/>
            <w:vAlign w:val="bottom"/>
          </w:tcPr>
          <w:p w14:paraId="3F00015D"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0.59</w:t>
            </w:r>
          </w:p>
        </w:tc>
        <w:tc>
          <w:tcPr>
            <w:tcW w:w="1985" w:type="dxa"/>
            <w:vAlign w:val="bottom"/>
          </w:tcPr>
          <w:p w14:paraId="7E4134D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0.52-1.12</w:t>
            </w:r>
          </w:p>
        </w:tc>
        <w:tc>
          <w:tcPr>
            <w:tcW w:w="1134" w:type="dxa"/>
            <w:vAlign w:val="bottom"/>
          </w:tcPr>
          <w:p w14:paraId="2695C13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641F59AE" w14:textId="77777777" w:rsidTr="00DA75CC">
        <w:tc>
          <w:tcPr>
            <w:tcW w:w="3369" w:type="dxa"/>
            <w:vAlign w:val="bottom"/>
          </w:tcPr>
          <w:p w14:paraId="7C23833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Anti coagulation therapy</w:t>
            </w:r>
          </w:p>
        </w:tc>
        <w:tc>
          <w:tcPr>
            <w:tcW w:w="708" w:type="dxa"/>
            <w:vAlign w:val="bottom"/>
          </w:tcPr>
          <w:p w14:paraId="796F0F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34AFDF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1.29-2.44</w:t>
            </w:r>
          </w:p>
        </w:tc>
        <w:tc>
          <w:tcPr>
            <w:tcW w:w="1134" w:type="dxa"/>
            <w:vAlign w:val="bottom"/>
          </w:tcPr>
          <w:p w14:paraId="5A1B4B2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2E688807" w14:textId="77777777" w:rsidTr="00DA75CC">
        <w:tc>
          <w:tcPr>
            <w:tcW w:w="3369" w:type="dxa"/>
            <w:vAlign w:val="bottom"/>
          </w:tcPr>
          <w:p w14:paraId="21C056B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Anti platelet therapy</w:t>
            </w:r>
          </w:p>
        </w:tc>
        <w:tc>
          <w:tcPr>
            <w:tcW w:w="708" w:type="dxa"/>
            <w:vAlign w:val="bottom"/>
          </w:tcPr>
          <w:p w14:paraId="6ACC1AB3"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w:t>
            </w:r>
          </w:p>
        </w:tc>
        <w:tc>
          <w:tcPr>
            <w:tcW w:w="1985" w:type="dxa"/>
            <w:vAlign w:val="bottom"/>
          </w:tcPr>
          <w:p w14:paraId="33292BE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1.34-2.12</w:t>
            </w:r>
          </w:p>
        </w:tc>
        <w:tc>
          <w:tcPr>
            <w:tcW w:w="1134" w:type="dxa"/>
            <w:vAlign w:val="bottom"/>
          </w:tcPr>
          <w:p w14:paraId="4D8625E4"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161F542E" w14:textId="77777777" w:rsidTr="00DA75CC">
        <w:tc>
          <w:tcPr>
            <w:tcW w:w="3369" w:type="dxa"/>
            <w:vAlign w:val="bottom"/>
          </w:tcPr>
          <w:p w14:paraId="7B37331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Anxiety</w:t>
            </w:r>
          </w:p>
        </w:tc>
        <w:tc>
          <w:tcPr>
            <w:tcW w:w="708" w:type="dxa"/>
            <w:vAlign w:val="bottom"/>
          </w:tcPr>
          <w:p w14:paraId="0FB0865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1.9</w:t>
            </w:r>
          </w:p>
        </w:tc>
        <w:tc>
          <w:tcPr>
            <w:tcW w:w="1985" w:type="dxa"/>
            <w:vAlign w:val="bottom"/>
          </w:tcPr>
          <w:p w14:paraId="021EE1C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1.35-2.62</w:t>
            </w:r>
          </w:p>
        </w:tc>
        <w:tc>
          <w:tcPr>
            <w:tcW w:w="1134" w:type="dxa"/>
            <w:vAlign w:val="bottom"/>
          </w:tcPr>
          <w:p w14:paraId="75C8097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34DAAD9B" w14:textId="77777777" w:rsidTr="00DA75CC">
        <w:tc>
          <w:tcPr>
            <w:tcW w:w="3369" w:type="dxa"/>
            <w:vAlign w:val="bottom"/>
          </w:tcPr>
          <w:p w14:paraId="4AED133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Arrhythmia</w:t>
            </w:r>
          </w:p>
        </w:tc>
        <w:tc>
          <w:tcPr>
            <w:tcW w:w="708" w:type="dxa"/>
            <w:vAlign w:val="bottom"/>
          </w:tcPr>
          <w:p w14:paraId="04063EA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2.3</w:t>
            </w:r>
          </w:p>
        </w:tc>
        <w:tc>
          <w:tcPr>
            <w:tcW w:w="1985" w:type="dxa"/>
            <w:vAlign w:val="bottom"/>
          </w:tcPr>
          <w:p w14:paraId="7E9D7BA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1.32-3.90</w:t>
            </w:r>
          </w:p>
        </w:tc>
        <w:tc>
          <w:tcPr>
            <w:tcW w:w="1134" w:type="dxa"/>
            <w:vAlign w:val="bottom"/>
          </w:tcPr>
          <w:p w14:paraId="7A9EB034"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E4A966F" w14:textId="77777777" w:rsidTr="00DA75CC">
        <w:tc>
          <w:tcPr>
            <w:tcW w:w="3369" w:type="dxa"/>
            <w:vAlign w:val="bottom"/>
          </w:tcPr>
          <w:p w14:paraId="4442F0B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Benign prostate hypertrophy</w:t>
            </w:r>
          </w:p>
        </w:tc>
        <w:tc>
          <w:tcPr>
            <w:tcW w:w="708" w:type="dxa"/>
            <w:vAlign w:val="bottom"/>
          </w:tcPr>
          <w:p w14:paraId="571A964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3203A87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1.07-2.96</w:t>
            </w:r>
          </w:p>
        </w:tc>
        <w:tc>
          <w:tcPr>
            <w:tcW w:w="1134" w:type="dxa"/>
            <w:vAlign w:val="bottom"/>
          </w:tcPr>
          <w:p w14:paraId="51629713"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7BF3070C" w14:textId="77777777" w:rsidTr="00DA75CC">
        <w:tc>
          <w:tcPr>
            <w:tcW w:w="3369" w:type="dxa"/>
            <w:vAlign w:val="bottom"/>
          </w:tcPr>
          <w:p w14:paraId="1E79F4B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Bipolar disorder</w:t>
            </w:r>
          </w:p>
        </w:tc>
        <w:tc>
          <w:tcPr>
            <w:tcW w:w="708" w:type="dxa"/>
            <w:vAlign w:val="bottom"/>
          </w:tcPr>
          <w:p w14:paraId="47AD185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w:t>
            </w:r>
          </w:p>
        </w:tc>
        <w:tc>
          <w:tcPr>
            <w:tcW w:w="1985" w:type="dxa"/>
            <w:vAlign w:val="bottom"/>
          </w:tcPr>
          <w:p w14:paraId="568CC7D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0.87-2.91</w:t>
            </w:r>
          </w:p>
        </w:tc>
        <w:tc>
          <w:tcPr>
            <w:tcW w:w="1134" w:type="dxa"/>
            <w:vAlign w:val="bottom"/>
          </w:tcPr>
          <w:p w14:paraId="71DB0F9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0C651B6C" w14:textId="77777777" w:rsidTr="00DA75CC">
        <w:tc>
          <w:tcPr>
            <w:tcW w:w="3369" w:type="dxa"/>
            <w:vAlign w:val="bottom"/>
          </w:tcPr>
          <w:p w14:paraId="356251D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Chronic heart failure</w:t>
            </w:r>
          </w:p>
        </w:tc>
        <w:tc>
          <w:tcPr>
            <w:tcW w:w="708" w:type="dxa"/>
            <w:vAlign w:val="bottom"/>
          </w:tcPr>
          <w:p w14:paraId="17EB8AE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423C0D1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1.47-2.61</w:t>
            </w:r>
          </w:p>
        </w:tc>
        <w:tc>
          <w:tcPr>
            <w:tcW w:w="1134" w:type="dxa"/>
            <w:vAlign w:val="bottom"/>
          </w:tcPr>
          <w:p w14:paraId="14D00BE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0.57</w:t>
            </w:r>
          </w:p>
        </w:tc>
      </w:tr>
      <w:tr w:rsidR="00DA75CC" w:rsidRPr="005A785E" w14:paraId="156CC7A8" w14:textId="77777777" w:rsidTr="00DA75CC">
        <w:tc>
          <w:tcPr>
            <w:tcW w:w="3369" w:type="dxa"/>
            <w:vAlign w:val="bottom"/>
          </w:tcPr>
          <w:p w14:paraId="1DD9BFC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Dementia</w:t>
            </w:r>
          </w:p>
        </w:tc>
        <w:tc>
          <w:tcPr>
            <w:tcW w:w="708" w:type="dxa"/>
            <w:vAlign w:val="bottom"/>
          </w:tcPr>
          <w:p w14:paraId="459FCC7A"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1E743638"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B50CA4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04B2B4A" w14:textId="77777777" w:rsidTr="00DA75CC">
        <w:tc>
          <w:tcPr>
            <w:tcW w:w="3369" w:type="dxa"/>
            <w:vAlign w:val="bottom"/>
          </w:tcPr>
          <w:p w14:paraId="093444FC"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Depression</w:t>
            </w:r>
          </w:p>
        </w:tc>
        <w:tc>
          <w:tcPr>
            <w:tcW w:w="708" w:type="dxa"/>
            <w:vAlign w:val="bottom"/>
          </w:tcPr>
          <w:p w14:paraId="35473FE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w:t>
            </w:r>
          </w:p>
        </w:tc>
        <w:tc>
          <w:tcPr>
            <w:tcW w:w="1985" w:type="dxa"/>
            <w:vAlign w:val="bottom"/>
          </w:tcPr>
          <w:p w14:paraId="096C52C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0.83-1.54</w:t>
            </w:r>
          </w:p>
        </w:tc>
        <w:tc>
          <w:tcPr>
            <w:tcW w:w="1134" w:type="dxa"/>
            <w:vAlign w:val="bottom"/>
          </w:tcPr>
          <w:p w14:paraId="1BB02A1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26B4BEAF" w14:textId="77777777" w:rsidTr="00DA75CC">
        <w:tc>
          <w:tcPr>
            <w:tcW w:w="3369" w:type="dxa"/>
            <w:vAlign w:val="bottom"/>
          </w:tcPr>
          <w:p w14:paraId="6EC8908B"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Diabetes</w:t>
            </w:r>
          </w:p>
        </w:tc>
        <w:tc>
          <w:tcPr>
            <w:tcW w:w="708" w:type="dxa"/>
            <w:vAlign w:val="bottom"/>
          </w:tcPr>
          <w:p w14:paraId="1F5E1C7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787686F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1.29-2.41</w:t>
            </w:r>
          </w:p>
        </w:tc>
        <w:tc>
          <w:tcPr>
            <w:tcW w:w="1134" w:type="dxa"/>
            <w:vAlign w:val="bottom"/>
          </w:tcPr>
          <w:p w14:paraId="7625E45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0.53</w:t>
            </w:r>
          </w:p>
        </w:tc>
      </w:tr>
      <w:tr w:rsidR="00DA75CC" w:rsidRPr="005A785E" w14:paraId="3CC47B50" w14:textId="77777777" w:rsidTr="00DA75CC">
        <w:tc>
          <w:tcPr>
            <w:tcW w:w="3369" w:type="dxa"/>
            <w:vAlign w:val="bottom"/>
          </w:tcPr>
          <w:p w14:paraId="7F040F8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End stage renal disease</w:t>
            </w:r>
          </w:p>
        </w:tc>
        <w:tc>
          <w:tcPr>
            <w:tcW w:w="708" w:type="dxa"/>
            <w:vAlign w:val="bottom"/>
          </w:tcPr>
          <w:p w14:paraId="59D45A40"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9.8</w:t>
            </w:r>
          </w:p>
        </w:tc>
        <w:tc>
          <w:tcPr>
            <w:tcW w:w="1985" w:type="dxa"/>
            <w:vAlign w:val="bottom"/>
          </w:tcPr>
          <w:p w14:paraId="429729A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5.72-16.79</w:t>
            </w:r>
          </w:p>
        </w:tc>
        <w:tc>
          <w:tcPr>
            <w:tcW w:w="1134" w:type="dxa"/>
            <w:vAlign w:val="bottom"/>
          </w:tcPr>
          <w:p w14:paraId="3C26EFA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7C0D9886" w14:textId="77777777" w:rsidTr="00DA75CC">
        <w:tc>
          <w:tcPr>
            <w:tcW w:w="3369" w:type="dxa"/>
            <w:vAlign w:val="bottom"/>
          </w:tcPr>
          <w:p w14:paraId="58BB74E4"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Epilepsy</w:t>
            </w:r>
          </w:p>
        </w:tc>
        <w:tc>
          <w:tcPr>
            <w:tcW w:w="708" w:type="dxa"/>
            <w:vAlign w:val="bottom"/>
          </w:tcPr>
          <w:p w14:paraId="2A803DF3"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2.2</w:t>
            </w:r>
          </w:p>
        </w:tc>
        <w:tc>
          <w:tcPr>
            <w:tcW w:w="1985" w:type="dxa"/>
            <w:vAlign w:val="bottom"/>
          </w:tcPr>
          <w:p w14:paraId="14D5551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1.28-3.63</w:t>
            </w:r>
          </w:p>
        </w:tc>
        <w:tc>
          <w:tcPr>
            <w:tcW w:w="1134" w:type="dxa"/>
            <w:vAlign w:val="bottom"/>
          </w:tcPr>
          <w:p w14:paraId="572D331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2DC2DEC1" w14:textId="77777777" w:rsidTr="00DA75CC">
        <w:tc>
          <w:tcPr>
            <w:tcW w:w="3369" w:type="dxa"/>
            <w:vAlign w:val="bottom"/>
          </w:tcPr>
          <w:p w14:paraId="30A13C1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Gastric oesophageal reflux disorder</w:t>
            </w:r>
          </w:p>
        </w:tc>
        <w:tc>
          <w:tcPr>
            <w:tcW w:w="708" w:type="dxa"/>
            <w:vAlign w:val="bottom"/>
          </w:tcPr>
          <w:p w14:paraId="348B68D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1.3</w:t>
            </w:r>
          </w:p>
        </w:tc>
        <w:tc>
          <w:tcPr>
            <w:tcW w:w="1985" w:type="dxa"/>
            <w:vAlign w:val="bottom"/>
          </w:tcPr>
          <w:p w14:paraId="6340FCA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1.01-1.63</w:t>
            </w:r>
          </w:p>
        </w:tc>
        <w:tc>
          <w:tcPr>
            <w:tcW w:w="1134" w:type="dxa"/>
            <w:vAlign w:val="bottom"/>
          </w:tcPr>
          <w:p w14:paraId="4F2A887C"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33C70A56" w14:textId="77777777" w:rsidTr="00DA75CC">
        <w:tc>
          <w:tcPr>
            <w:tcW w:w="3369" w:type="dxa"/>
            <w:vAlign w:val="bottom"/>
          </w:tcPr>
          <w:p w14:paraId="27E8668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Glaucoma</w:t>
            </w:r>
          </w:p>
        </w:tc>
        <w:tc>
          <w:tcPr>
            <w:tcW w:w="708" w:type="dxa"/>
            <w:vAlign w:val="bottom"/>
          </w:tcPr>
          <w:p w14:paraId="19B34AA0"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0E42AB5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0.72-1.87</w:t>
            </w:r>
          </w:p>
        </w:tc>
        <w:tc>
          <w:tcPr>
            <w:tcW w:w="1134" w:type="dxa"/>
            <w:vAlign w:val="bottom"/>
          </w:tcPr>
          <w:p w14:paraId="2EB368C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71A4D27A" w14:textId="77777777" w:rsidTr="00DA75CC">
        <w:tc>
          <w:tcPr>
            <w:tcW w:w="3369" w:type="dxa"/>
            <w:vAlign w:val="bottom"/>
          </w:tcPr>
          <w:p w14:paraId="75E444A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Gout</w:t>
            </w:r>
          </w:p>
        </w:tc>
        <w:tc>
          <w:tcPr>
            <w:tcW w:w="708" w:type="dxa"/>
            <w:vAlign w:val="bottom"/>
          </w:tcPr>
          <w:p w14:paraId="5129C7F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2.5</w:t>
            </w:r>
          </w:p>
        </w:tc>
        <w:tc>
          <w:tcPr>
            <w:tcW w:w="1985" w:type="dxa"/>
            <w:vAlign w:val="bottom"/>
          </w:tcPr>
          <w:p w14:paraId="4AE8B20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1.61-4.02</w:t>
            </w:r>
          </w:p>
        </w:tc>
        <w:tc>
          <w:tcPr>
            <w:tcW w:w="1134" w:type="dxa"/>
            <w:vAlign w:val="bottom"/>
          </w:tcPr>
          <w:p w14:paraId="5C02C74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494F9370" w14:textId="77777777" w:rsidTr="00DA75CC">
        <w:tc>
          <w:tcPr>
            <w:tcW w:w="3369" w:type="dxa"/>
            <w:vAlign w:val="bottom"/>
          </w:tcPr>
          <w:p w14:paraId="5B2B75AD"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Hepatitis C</w:t>
            </w:r>
          </w:p>
        </w:tc>
        <w:tc>
          <w:tcPr>
            <w:tcW w:w="708" w:type="dxa"/>
            <w:vAlign w:val="bottom"/>
          </w:tcPr>
          <w:p w14:paraId="2D4E424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2E5205E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0.48-2.86</w:t>
            </w:r>
          </w:p>
        </w:tc>
        <w:tc>
          <w:tcPr>
            <w:tcW w:w="1134" w:type="dxa"/>
            <w:vAlign w:val="bottom"/>
          </w:tcPr>
          <w:p w14:paraId="1BB9FDF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AD1B8AB" w14:textId="77777777" w:rsidTr="00DA75CC">
        <w:tc>
          <w:tcPr>
            <w:tcW w:w="3369" w:type="dxa"/>
            <w:vAlign w:val="bottom"/>
          </w:tcPr>
          <w:p w14:paraId="0CD812D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w:t>
            </w:r>
            <w:r>
              <w:rPr>
                <w:rFonts w:eastAsia="Times New Roman" w:cs="Times New Roman"/>
                <w:color w:val="000000"/>
                <w:sz w:val="20"/>
                <w:szCs w:val="20"/>
                <w:lang w:val="en-GB"/>
              </w:rPr>
              <w:t>IV</w:t>
            </w:r>
          </w:p>
        </w:tc>
        <w:tc>
          <w:tcPr>
            <w:tcW w:w="708" w:type="dxa"/>
            <w:vAlign w:val="bottom"/>
          </w:tcPr>
          <w:p w14:paraId="5856C1AD"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15.8</w:t>
            </w:r>
          </w:p>
        </w:tc>
        <w:tc>
          <w:tcPr>
            <w:tcW w:w="1985" w:type="dxa"/>
            <w:vAlign w:val="bottom"/>
          </w:tcPr>
          <w:p w14:paraId="1350FD51"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3.57-69.61</w:t>
            </w:r>
          </w:p>
        </w:tc>
        <w:tc>
          <w:tcPr>
            <w:tcW w:w="1134" w:type="dxa"/>
            <w:vAlign w:val="bottom"/>
          </w:tcPr>
          <w:p w14:paraId="2512BC6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4C72E8C" w14:textId="77777777" w:rsidTr="00DA75CC">
        <w:tc>
          <w:tcPr>
            <w:tcW w:w="3369" w:type="dxa"/>
            <w:vAlign w:val="bottom"/>
          </w:tcPr>
          <w:p w14:paraId="3AA65362"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lastRenderedPageBreak/>
              <w:t>Hyperkalaemia</w:t>
            </w:r>
          </w:p>
        </w:tc>
        <w:tc>
          <w:tcPr>
            <w:tcW w:w="708" w:type="dxa"/>
            <w:vAlign w:val="bottom"/>
          </w:tcPr>
          <w:p w14:paraId="19D9B996"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50B160F2"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FE0F94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7F6096F9" w14:textId="77777777" w:rsidTr="00DA75CC">
        <w:tc>
          <w:tcPr>
            <w:tcW w:w="3369" w:type="dxa"/>
            <w:vAlign w:val="bottom"/>
          </w:tcPr>
          <w:p w14:paraId="585174F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Hyperlipidaemia</w:t>
            </w:r>
          </w:p>
        </w:tc>
        <w:tc>
          <w:tcPr>
            <w:tcW w:w="708" w:type="dxa"/>
            <w:vAlign w:val="bottom"/>
          </w:tcPr>
          <w:p w14:paraId="48012C3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w:t>
            </w:r>
          </w:p>
        </w:tc>
        <w:tc>
          <w:tcPr>
            <w:tcW w:w="1985" w:type="dxa"/>
            <w:vAlign w:val="bottom"/>
          </w:tcPr>
          <w:p w14:paraId="7009A61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1.17-1.84</w:t>
            </w:r>
          </w:p>
        </w:tc>
        <w:tc>
          <w:tcPr>
            <w:tcW w:w="1134" w:type="dxa"/>
            <w:vAlign w:val="bottom"/>
          </w:tcPr>
          <w:p w14:paraId="3D36EE4B"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07A1DA6E" w14:textId="77777777" w:rsidTr="00DA75CC">
        <w:tc>
          <w:tcPr>
            <w:tcW w:w="3369" w:type="dxa"/>
            <w:vAlign w:val="bottom"/>
          </w:tcPr>
          <w:p w14:paraId="378CC59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Hypertension</w:t>
            </w:r>
          </w:p>
        </w:tc>
        <w:tc>
          <w:tcPr>
            <w:tcW w:w="708" w:type="dxa"/>
            <w:vAlign w:val="bottom"/>
          </w:tcPr>
          <w:p w14:paraId="2E852AD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w:t>
            </w:r>
          </w:p>
        </w:tc>
        <w:tc>
          <w:tcPr>
            <w:tcW w:w="1985" w:type="dxa"/>
            <w:vAlign w:val="bottom"/>
          </w:tcPr>
          <w:p w14:paraId="45CA478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1.25-1.93</w:t>
            </w:r>
          </w:p>
        </w:tc>
        <w:tc>
          <w:tcPr>
            <w:tcW w:w="1134" w:type="dxa"/>
            <w:vAlign w:val="bottom"/>
          </w:tcPr>
          <w:p w14:paraId="7C27382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276F9B24" w14:textId="77777777" w:rsidTr="00DA75CC">
        <w:tc>
          <w:tcPr>
            <w:tcW w:w="3369" w:type="dxa"/>
            <w:vAlign w:val="bottom"/>
          </w:tcPr>
          <w:p w14:paraId="6745728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Hyperthyroidism</w:t>
            </w:r>
          </w:p>
        </w:tc>
        <w:tc>
          <w:tcPr>
            <w:tcW w:w="708" w:type="dxa"/>
            <w:vAlign w:val="bottom"/>
          </w:tcPr>
          <w:p w14:paraId="6E4739D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0.9</w:t>
            </w:r>
          </w:p>
        </w:tc>
        <w:tc>
          <w:tcPr>
            <w:tcW w:w="1985" w:type="dxa"/>
            <w:vAlign w:val="bottom"/>
          </w:tcPr>
          <w:p w14:paraId="3D840CE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0.57-1.27</w:t>
            </w:r>
          </w:p>
        </w:tc>
        <w:tc>
          <w:tcPr>
            <w:tcW w:w="1134" w:type="dxa"/>
            <w:vAlign w:val="bottom"/>
          </w:tcPr>
          <w:p w14:paraId="0DEF111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80D18B1" w14:textId="77777777" w:rsidTr="00DA75CC">
        <w:tc>
          <w:tcPr>
            <w:tcW w:w="3369" w:type="dxa"/>
            <w:vAlign w:val="bottom"/>
          </w:tcPr>
          <w:p w14:paraId="7F9F6A3F"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Angina</w:t>
            </w:r>
          </w:p>
        </w:tc>
        <w:tc>
          <w:tcPr>
            <w:tcW w:w="708" w:type="dxa"/>
            <w:vAlign w:val="bottom"/>
          </w:tcPr>
          <w:p w14:paraId="21BBFF9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2.8</w:t>
            </w:r>
          </w:p>
        </w:tc>
        <w:tc>
          <w:tcPr>
            <w:tcW w:w="1985" w:type="dxa"/>
            <w:vAlign w:val="bottom"/>
          </w:tcPr>
          <w:p w14:paraId="4449959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2.09-3.83</w:t>
            </w:r>
          </w:p>
        </w:tc>
        <w:tc>
          <w:tcPr>
            <w:tcW w:w="1134" w:type="dxa"/>
            <w:vAlign w:val="bottom"/>
          </w:tcPr>
          <w:p w14:paraId="55FC386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0.55</w:t>
            </w:r>
          </w:p>
        </w:tc>
      </w:tr>
      <w:tr w:rsidR="00DA75CC" w:rsidRPr="005A785E" w14:paraId="01180FB8" w14:textId="77777777" w:rsidTr="00DA75CC">
        <w:tc>
          <w:tcPr>
            <w:tcW w:w="3369" w:type="dxa"/>
            <w:vAlign w:val="bottom"/>
          </w:tcPr>
          <w:p w14:paraId="3979248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Ischaemic heart disease hypertension</w:t>
            </w:r>
          </w:p>
        </w:tc>
        <w:tc>
          <w:tcPr>
            <w:tcW w:w="708" w:type="dxa"/>
            <w:vAlign w:val="bottom"/>
          </w:tcPr>
          <w:p w14:paraId="777A396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w:t>
            </w:r>
          </w:p>
        </w:tc>
        <w:tc>
          <w:tcPr>
            <w:tcW w:w="1985" w:type="dxa"/>
            <w:vAlign w:val="bottom"/>
          </w:tcPr>
          <w:p w14:paraId="26F9551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1.66-2.57</w:t>
            </w:r>
          </w:p>
        </w:tc>
        <w:tc>
          <w:tcPr>
            <w:tcW w:w="1134" w:type="dxa"/>
            <w:vAlign w:val="bottom"/>
          </w:tcPr>
          <w:p w14:paraId="464285E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0.59</w:t>
            </w:r>
          </w:p>
        </w:tc>
      </w:tr>
      <w:tr w:rsidR="00DA75CC" w:rsidRPr="005A785E" w14:paraId="7F2EB727" w14:textId="77777777" w:rsidTr="00DA75CC">
        <w:tc>
          <w:tcPr>
            <w:tcW w:w="3369" w:type="dxa"/>
            <w:vAlign w:val="bottom"/>
          </w:tcPr>
          <w:p w14:paraId="131FB1A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Inflammatory bowel disease</w:t>
            </w:r>
          </w:p>
        </w:tc>
        <w:tc>
          <w:tcPr>
            <w:tcW w:w="708" w:type="dxa"/>
            <w:vAlign w:val="bottom"/>
          </w:tcPr>
          <w:p w14:paraId="41F01DA7"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2.4</w:t>
            </w:r>
          </w:p>
        </w:tc>
        <w:tc>
          <w:tcPr>
            <w:tcW w:w="1985" w:type="dxa"/>
            <w:vAlign w:val="bottom"/>
          </w:tcPr>
          <w:p w14:paraId="33AE72E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1.13-5.15</w:t>
            </w:r>
          </w:p>
        </w:tc>
        <w:tc>
          <w:tcPr>
            <w:tcW w:w="1134" w:type="dxa"/>
            <w:vAlign w:val="bottom"/>
          </w:tcPr>
          <w:p w14:paraId="467B31B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68798FF" w14:textId="77777777" w:rsidTr="00DA75CC">
        <w:tc>
          <w:tcPr>
            <w:tcW w:w="3369" w:type="dxa"/>
            <w:vAlign w:val="bottom"/>
          </w:tcPr>
          <w:p w14:paraId="3E35618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Liver failure</w:t>
            </w:r>
          </w:p>
        </w:tc>
        <w:tc>
          <w:tcPr>
            <w:tcW w:w="708" w:type="dxa"/>
            <w:vAlign w:val="bottom"/>
          </w:tcPr>
          <w:p w14:paraId="20EB7CB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3.0</w:t>
            </w:r>
          </w:p>
        </w:tc>
        <w:tc>
          <w:tcPr>
            <w:tcW w:w="1985" w:type="dxa"/>
            <w:vAlign w:val="bottom"/>
          </w:tcPr>
          <w:p w14:paraId="051D52C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2.15-4.33</w:t>
            </w:r>
          </w:p>
        </w:tc>
        <w:tc>
          <w:tcPr>
            <w:tcW w:w="1134" w:type="dxa"/>
            <w:vAlign w:val="bottom"/>
          </w:tcPr>
          <w:p w14:paraId="50FE4AC7"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744647C8" w14:textId="77777777" w:rsidTr="00DA75CC">
        <w:tc>
          <w:tcPr>
            <w:tcW w:w="3369" w:type="dxa"/>
            <w:vAlign w:val="bottom"/>
          </w:tcPr>
          <w:p w14:paraId="5B054D4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Malignancies</w:t>
            </w:r>
          </w:p>
        </w:tc>
        <w:tc>
          <w:tcPr>
            <w:tcW w:w="708" w:type="dxa"/>
            <w:vAlign w:val="bottom"/>
          </w:tcPr>
          <w:p w14:paraId="757239B6"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5.8</w:t>
            </w:r>
          </w:p>
        </w:tc>
        <w:tc>
          <w:tcPr>
            <w:tcW w:w="1985" w:type="dxa"/>
            <w:vAlign w:val="bottom"/>
          </w:tcPr>
          <w:p w14:paraId="3A1CFFA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2.83-11.93</w:t>
            </w:r>
          </w:p>
        </w:tc>
        <w:tc>
          <w:tcPr>
            <w:tcW w:w="1134" w:type="dxa"/>
            <w:vAlign w:val="bottom"/>
          </w:tcPr>
          <w:p w14:paraId="0589030A"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5ACD6E06" w14:textId="77777777" w:rsidTr="00DA75CC">
        <w:tc>
          <w:tcPr>
            <w:tcW w:w="3369" w:type="dxa"/>
            <w:vAlign w:val="bottom"/>
          </w:tcPr>
          <w:p w14:paraId="473CC9D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Malnutrition</w:t>
            </w:r>
          </w:p>
        </w:tc>
        <w:tc>
          <w:tcPr>
            <w:tcW w:w="708" w:type="dxa"/>
            <w:vAlign w:val="bottom"/>
          </w:tcPr>
          <w:p w14:paraId="02189654"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044BB7BC"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67D4690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2AAE9195" w14:textId="77777777" w:rsidTr="00DA75CC">
        <w:tc>
          <w:tcPr>
            <w:tcW w:w="3369" w:type="dxa"/>
            <w:vAlign w:val="bottom"/>
          </w:tcPr>
          <w:p w14:paraId="1602B3D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Migraine</w:t>
            </w:r>
          </w:p>
        </w:tc>
        <w:tc>
          <w:tcPr>
            <w:tcW w:w="708" w:type="dxa"/>
            <w:vAlign w:val="bottom"/>
          </w:tcPr>
          <w:p w14:paraId="00BA533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0.3</w:t>
            </w:r>
          </w:p>
        </w:tc>
        <w:tc>
          <w:tcPr>
            <w:tcW w:w="1985" w:type="dxa"/>
            <w:vAlign w:val="bottom"/>
          </w:tcPr>
          <w:p w14:paraId="071828F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0.05-2.33</w:t>
            </w:r>
          </w:p>
        </w:tc>
        <w:tc>
          <w:tcPr>
            <w:tcW w:w="1134" w:type="dxa"/>
            <w:vAlign w:val="bottom"/>
          </w:tcPr>
          <w:p w14:paraId="44E89BD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5295B5C9" w14:textId="77777777" w:rsidTr="00DA75CC">
        <w:tc>
          <w:tcPr>
            <w:tcW w:w="3369" w:type="dxa"/>
            <w:vAlign w:val="bottom"/>
          </w:tcPr>
          <w:p w14:paraId="0613CB76"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Osteoporosis Paget’s</w:t>
            </w:r>
          </w:p>
        </w:tc>
        <w:tc>
          <w:tcPr>
            <w:tcW w:w="708" w:type="dxa"/>
            <w:vAlign w:val="bottom"/>
          </w:tcPr>
          <w:p w14:paraId="4071288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1.7</w:t>
            </w:r>
          </w:p>
        </w:tc>
        <w:tc>
          <w:tcPr>
            <w:tcW w:w="1985" w:type="dxa"/>
            <w:vAlign w:val="bottom"/>
          </w:tcPr>
          <w:p w14:paraId="502CF23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1.13-2.61</w:t>
            </w:r>
          </w:p>
        </w:tc>
        <w:tc>
          <w:tcPr>
            <w:tcW w:w="1134" w:type="dxa"/>
            <w:vAlign w:val="bottom"/>
          </w:tcPr>
          <w:p w14:paraId="67556878"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BC1295C" w14:textId="77777777" w:rsidTr="00DA75CC">
        <w:tc>
          <w:tcPr>
            <w:tcW w:w="3369" w:type="dxa"/>
            <w:vAlign w:val="bottom"/>
          </w:tcPr>
          <w:p w14:paraId="546BB2F7"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Pain</w:t>
            </w:r>
          </w:p>
        </w:tc>
        <w:tc>
          <w:tcPr>
            <w:tcW w:w="708" w:type="dxa"/>
            <w:vAlign w:val="bottom"/>
          </w:tcPr>
          <w:p w14:paraId="42BD8A7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1.4</w:t>
            </w:r>
          </w:p>
        </w:tc>
        <w:tc>
          <w:tcPr>
            <w:tcW w:w="1985" w:type="dxa"/>
            <w:vAlign w:val="bottom"/>
          </w:tcPr>
          <w:p w14:paraId="7C76D8AA"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1.09-1.68</w:t>
            </w:r>
          </w:p>
        </w:tc>
        <w:tc>
          <w:tcPr>
            <w:tcW w:w="1134" w:type="dxa"/>
            <w:vAlign w:val="bottom"/>
          </w:tcPr>
          <w:p w14:paraId="7662EA3D"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0.54</w:t>
            </w:r>
          </w:p>
        </w:tc>
      </w:tr>
      <w:tr w:rsidR="00DA75CC" w:rsidRPr="005A785E" w14:paraId="5E2A10BA" w14:textId="77777777" w:rsidTr="00DA75CC">
        <w:tc>
          <w:tcPr>
            <w:tcW w:w="3369" w:type="dxa"/>
            <w:vAlign w:val="bottom"/>
          </w:tcPr>
          <w:p w14:paraId="4C5C8A5C"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Inflammation pain</w:t>
            </w:r>
          </w:p>
        </w:tc>
        <w:tc>
          <w:tcPr>
            <w:tcW w:w="708" w:type="dxa"/>
            <w:vAlign w:val="bottom"/>
          </w:tcPr>
          <w:p w14:paraId="1534C06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w:t>
            </w:r>
          </w:p>
        </w:tc>
        <w:tc>
          <w:tcPr>
            <w:tcW w:w="1985" w:type="dxa"/>
            <w:vAlign w:val="bottom"/>
          </w:tcPr>
          <w:p w14:paraId="23C5956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0.32-0.49</w:t>
            </w:r>
          </w:p>
        </w:tc>
        <w:tc>
          <w:tcPr>
            <w:tcW w:w="1134" w:type="dxa"/>
            <w:vAlign w:val="bottom"/>
          </w:tcPr>
          <w:p w14:paraId="6E02029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0.61</w:t>
            </w:r>
          </w:p>
        </w:tc>
      </w:tr>
      <w:tr w:rsidR="00DA75CC" w:rsidRPr="005A785E" w14:paraId="5303B9F1" w14:textId="77777777" w:rsidTr="00DA75CC">
        <w:tc>
          <w:tcPr>
            <w:tcW w:w="3369" w:type="dxa"/>
            <w:vAlign w:val="bottom"/>
          </w:tcPr>
          <w:p w14:paraId="0ED0A07E"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Pancreatic insufficiency</w:t>
            </w:r>
          </w:p>
        </w:tc>
        <w:tc>
          <w:tcPr>
            <w:tcW w:w="708" w:type="dxa"/>
            <w:vAlign w:val="bottom"/>
          </w:tcPr>
          <w:p w14:paraId="74A9AAF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2.1</w:t>
            </w:r>
          </w:p>
        </w:tc>
        <w:tc>
          <w:tcPr>
            <w:tcW w:w="1985" w:type="dxa"/>
            <w:vAlign w:val="bottom"/>
          </w:tcPr>
          <w:p w14:paraId="2C115BA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0.51-8.45</w:t>
            </w:r>
          </w:p>
        </w:tc>
        <w:tc>
          <w:tcPr>
            <w:tcW w:w="1134" w:type="dxa"/>
            <w:vAlign w:val="bottom"/>
          </w:tcPr>
          <w:p w14:paraId="30F5712E"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2518787" w14:textId="77777777" w:rsidTr="00DA75CC">
        <w:tc>
          <w:tcPr>
            <w:tcW w:w="3369" w:type="dxa"/>
            <w:vAlign w:val="bottom"/>
          </w:tcPr>
          <w:p w14:paraId="51013049"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Parkinson’s disease</w:t>
            </w:r>
          </w:p>
        </w:tc>
        <w:tc>
          <w:tcPr>
            <w:tcW w:w="708" w:type="dxa"/>
            <w:vAlign w:val="bottom"/>
          </w:tcPr>
          <w:p w14:paraId="35A64347"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1.8</w:t>
            </w:r>
          </w:p>
        </w:tc>
        <w:tc>
          <w:tcPr>
            <w:tcW w:w="1985" w:type="dxa"/>
            <w:vAlign w:val="bottom"/>
          </w:tcPr>
          <w:p w14:paraId="466FBDB4"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0.98-3.13</w:t>
            </w:r>
          </w:p>
        </w:tc>
        <w:tc>
          <w:tcPr>
            <w:tcW w:w="1134" w:type="dxa"/>
            <w:vAlign w:val="bottom"/>
          </w:tcPr>
          <w:p w14:paraId="47CD8419"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1C44541E" w14:textId="77777777" w:rsidTr="00DA75CC">
        <w:tc>
          <w:tcPr>
            <w:tcW w:w="3369" w:type="dxa"/>
            <w:vAlign w:val="bottom"/>
          </w:tcPr>
          <w:p w14:paraId="7CC914B7"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Psoriasis</w:t>
            </w:r>
          </w:p>
        </w:tc>
        <w:tc>
          <w:tcPr>
            <w:tcW w:w="708" w:type="dxa"/>
            <w:vAlign w:val="bottom"/>
          </w:tcPr>
          <w:p w14:paraId="492CA60B"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w:t>
            </w:r>
          </w:p>
        </w:tc>
        <w:tc>
          <w:tcPr>
            <w:tcW w:w="1985" w:type="dxa"/>
            <w:vAlign w:val="bottom"/>
          </w:tcPr>
          <w:p w14:paraId="50EACDA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0.17-2.70</w:t>
            </w:r>
          </w:p>
        </w:tc>
        <w:tc>
          <w:tcPr>
            <w:tcW w:w="1134" w:type="dxa"/>
            <w:vAlign w:val="bottom"/>
          </w:tcPr>
          <w:p w14:paraId="5AE19CAC"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0D98C01E" w14:textId="77777777" w:rsidTr="00DA75CC">
        <w:tc>
          <w:tcPr>
            <w:tcW w:w="3369" w:type="dxa"/>
            <w:vAlign w:val="bottom"/>
          </w:tcPr>
          <w:p w14:paraId="045BD06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Psychotic illness</w:t>
            </w:r>
          </w:p>
        </w:tc>
        <w:tc>
          <w:tcPr>
            <w:tcW w:w="708" w:type="dxa"/>
            <w:vAlign w:val="bottom"/>
          </w:tcPr>
          <w:p w14:paraId="5155C5A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1.9</w:t>
            </w:r>
          </w:p>
        </w:tc>
        <w:tc>
          <w:tcPr>
            <w:tcW w:w="1985" w:type="dxa"/>
            <w:vAlign w:val="bottom"/>
          </w:tcPr>
          <w:p w14:paraId="628D264F"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0.89-4.00</w:t>
            </w:r>
          </w:p>
        </w:tc>
        <w:tc>
          <w:tcPr>
            <w:tcW w:w="1134" w:type="dxa"/>
            <w:vAlign w:val="bottom"/>
          </w:tcPr>
          <w:p w14:paraId="5C0381D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5C3D8A84" w14:textId="77777777" w:rsidTr="00DA75CC">
        <w:tc>
          <w:tcPr>
            <w:tcW w:w="3369" w:type="dxa"/>
            <w:vAlign w:val="bottom"/>
          </w:tcPr>
          <w:p w14:paraId="380EFC6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Chronic airways disease</w:t>
            </w:r>
          </w:p>
        </w:tc>
        <w:tc>
          <w:tcPr>
            <w:tcW w:w="708" w:type="dxa"/>
            <w:vAlign w:val="bottom"/>
          </w:tcPr>
          <w:p w14:paraId="31F64D38"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w:t>
            </w:r>
          </w:p>
        </w:tc>
        <w:tc>
          <w:tcPr>
            <w:tcW w:w="1985" w:type="dxa"/>
            <w:vAlign w:val="bottom"/>
          </w:tcPr>
          <w:p w14:paraId="50FD279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0.79-1.57</w:t>
            </w:r>
          </w:p>
        </w:tc>
        <w:tc>
          <w:tcPr>
            <w:tcW w:w="1134" w:type="dxa"/>
            <w:vAlign w:val="bottom"/>
          </w:tcPr>
          <w:p w14:paraId="1AE4F2A6"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0.51</w:t>
            </w:r>
          </w:p>
        </w:tc>
      </w:tr>
      <w:tr w:rsidR="00DA75CC" w:rsidRPr="005A785E" w14:paraId="4480B541" w14:textId="77777777" w:rsidTr="00DA75CC">
        <w:tc>
          <w:tcPr>
            <w:tcW w:w="3369" w:type="dxa"/>
            <w:vAlign w:val="bottom"/>
          </w:tcPr>
          <w:p w14:paraId="3FF7DD58"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Smoking cessation</w:t>
            </w:r>
          </w:p>
        </w:tc>
        <w:tc>
          <w:tcPr>
            <w:tcW w:w="708" w:type="dxa"/>
            <w:vAlign w:val="bottom"/>
          </w:tcPr>
          <w:p w14:paraId="22F34852"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0.4</w:t>
            </w:r>
          </w:p>
        </w:tc>
        <w:tc>
          <w:tcPr>
            <w:tcW w:w="1985" w:type="dxa"/>
            <w:vAlign w:val="bottom"/>
          </w:tcPr>
          <w:p w14:paraId="6A2A32F9"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0.05-2.71</w:t>
            </w:r>
          </w:p>
        </w:tc>
        <w:tc>
          <w:tcPr>
            <w:tcW w:w="1134" w:type="dxa"/>
            <w:vAlign w:val="bottom"/>
          </w:tcPr>
          <w:p w14:paraId="6FF27BB5"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F19D4EA" w14:textId="77777777" w:rsidTr="00DA75CC">
        <w:tc>
          <w:tcPr>
            <w:tcW w:w="3369" w:type="dxa"/>
            <w:vAlign w:val="bottom"/>
          </w:tcPr>
          <w:p w14:paraId="18B66B0A"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Steroid responsive diseases</w:t>
            </w:r>
          </w:p>
        </w:tc>
        <w:tc>
          <w:tcPr>
            <w:tcW w:w="708" w:type="dxa"/>
            <w:vAlign w:val="bottom"/>
          </w:tcPr>
          <w:p w14:paraId="29350BB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1.5</w:t>
            </w:r>
          </w:p>
        </w:tc>
        <w:tc>
          <w:tcPr>
            <w:tcW w:w="1985" w:type="dxa"/>
            <w:vAlign w:val="bottom"/>
          </w:tcPr>
          <w:p w14:paraId="731038D5"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1.10-2.05</w:t>
            </w:r>
          </w:p>
        </w:tc>
        <w:tc>
          <w:tcPr>
            <w:tcW w:w="1134" w:type="dxa"/>
            <w:vAlign w:val="bottom"/>
          </w:tcPr>
          <w:p w14:paraId="50614827"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0.52</w:t>
            </w:r>
          </w:p>
        </w:tc>
      </w:tr>
      <w:tr w:rsidR="00DA75CC" w:rsidRPr="005A785E" w14:paraId="38967B38" w14:textId="77777777" w:rsidTr="00DA75CC">
        <w:tc>
          <w:tcPr>
            <w:tcW w:w="3369" w:type="dxa"/>
            <w:vAlign w:val="bottom"/>
          </w:tcPr>
          <w:p w14:paraId="5D09D93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Transplant</w:t>
            </w:r>
          </w:p>
        </w:tc>
        <w:tc>
          <w:tcPr>
            <w:tcW w:w="708" w:type="dxa"/>
            <w:vAlign w:val="bottom"/>
          </w:tcPr>
          <w:p w14:paraId="5DDE11E1"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2B60BFDA"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39ACE33D"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3FCDBF64" w14:textId="77777777" w:rsidTr="00DA75CC">
        <w:tc>
          <w:tcPr>
            <w:tcW w:w="3369" w:type="dxa"/>
            <w:vAlign w:val="bottom"/>
          </w:tcPr>
          <w:p w14:paraId="0001E7F1"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Tuberculosis</w:t>
            </w:r>
          </w:p>
        </w:tc>
        <w:tc>
          <w:tcPr>
            <w:tcW w:w="708" w:type="dxa"/>
            <w:vAlign w:val="bottom"/>
          </w:tcPr>
          <w:p w14:paraId="642BBECC"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985" w:type="dxa"/>
            <w:vAlign w:val="bottom"/>
          </w:tcPr>
          <w:p w14:paraId="7D43856E" w14:textId="77777777" w:rsidR="00DA75CC" w:rsidRPr="005A785E" w:rsidRDefault="00DA75CC" w:rsidP="00DA75CC">
            <w:pPr>
              <w:jc w:val="right"/>
              <w:rPr>
                <w:rFonts w:eastAsia="Times New Roman" w:cs="Times New Roman"/>
                <w:color w:val="000000"/>
                <w:sz w:val="20"/>
                <w:szCs w:val="20"/>
                <w:lang w:val="en-GB"/>
              </w:rPr>
            </w:pPr>
            <w:r>
              <w:rPr>
                <w:rFonts w:eastAsia="Times New Roman" w:cs="Times New Roman"/>
                <w:color w:val="000000"/>
                <w:sz w:val="20"/>
                <w:szCs w:val="20"/>
                <w:lang w:val="en-GB"/>
              </w:rPr>
              <w:t>-</w:t>
            </w:r>
          </w:p>
        </w:tc>
        <w:tc>
          <w:tcPr>
            <w:tcW w:w="1134" w:type="dxa"/>
            <w:vAlign w:val="bottom"/>
          </w:tcPr>
          <w:p w14:paraId="2262B530"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0.50</w:t>
            </w:r>
          </w:p>
        </w:tc>
      </w:tr>
      <w:tr w:rsidR="00DA75CC" w:rsidRPr="005A785E" w14:paraId="4B7342D4" w14:textId="77777777" w:rsidTr="00DA75CC">
        <w:tc>
          <w:tcPr>
            <w:tcW w:w="3369" w:type="dxa"/>
            <w:vAlign w:val="bottom"/>
          </w:tcPr>
          <w:p w14:paraId="533427B5" w14:textId="77777777" w:rsidR="00DA75CC" w:rsidRPr="005A785E" w:rsidRDefault="00DA75CC" w:rsidP="00DA75CC">
            <w:pPr>
              <w:spacing w:line="276" w:lineRule="auto"/>
              <w:rPr>
                <w:rFonts w:eastAsia="Times New Roman" w:cs="Times New Roman"/>
                <w:color w:val="000000"/>
                <w:sz w:val="20"/>
                <w:szCs w:val="20"/>
                <w:lang w:val="en-GB"/>
              </w:rPr>
            </w:pPr>
            <w:r w:rsidRPr="005A785E">
              <w:rPr>
                <w:rFonts w:eastAsia="Times New Roman" w:cs="Times New Roman"/>
                <w:color w:val="000000"/>
                <w:sz w:val="20"/>
                <w:szCs w:val="20"/>
                <w:lang w:val="en-GB"/>
              </w:rPr>
              <w:t>R</w:t>
            </w:r>
            <w:r>
              <w:rPr>
                <w:rFonts w:eastAsia="Times New Roman" w:cs="Times New Roman"/>
                <w:color w:val="000000"/>
                <w:sz w:val="20"/>
                <w:szCs w:val="20"/>
                <w:lang w:val="en-GB"/>
              </w:rPr>
              <w:t>x</w:t>
            </w:r>
            <w:r w:rsidRPr="005A785E">
              <w:rPr>
                <w:rFonts w:eastAsia="Times New Roman" w:cs="Times New Roman"/>
                <w:color w:val="000000"/>
                <w:sz w:val="20"/>
                <w:szCs w:val="20"/>
                <w:lang w:val="en-GB"/>
              </w:rPr>
              <w:t>RiskV index</w:t>
            </w:r>
          </w:p>
        </w:tc>
        <w:tc>
          <w:tcPr>
            <w:tcW w:w="708" w:type="dxa"/>
            <w:vAlign w:val="bottom"/>
          </w:tcPr>
          <w:p w14:paraId="12E4366E"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1.2</w:t>
            </w:r>
          </w:p>
        </w:tc>
        <w:tc>
          <w:tcPr>
            <w:tcW w:w="1985" w:type="dxa"/>
            <w:vAlign w:val="bottom"/>
          </w:tcPr>
          <w:p w14:paraId="5808CE1C" w14:textId="77777777" w:rsidR="00DA75CC" w:rsidRPr="005A785E" w:rsidRDefault="00DA75CC" w:rsidP="00DA75CC">
            <w:pPr>
              <w:jc w:val="right"/>
              <w:rPr>
                <w:rFonts w:eastAsia="Times New Roman" w:cs="Times New Roman"/>
                <w:color w:val="000000"/>
                <w:sz w:val="20"/>
                <w:szCs w:val="20"/>
                <w:lang w:val="en-GB"/>
              </w:rPr>
            </w:pPr>
            <w:r w:rsidRPr="005A785E">
              <w:rPr>
                <w:rFonts w:eastAsia="Times New Roman" w:cs="Times New Roman"/>
                <w:color w:val="000000"/>
                <w:sz w:val="20"/>
                <w:szCs w:val="20"/>
                <w:lang w:val="en-GB"/>
              </w:rPr>
              <w:t>1.12-1.21</w:t>
            </w:r>
          </w:p>
        </w:tc>
        <w:tc>
          <w:tcPr>
            <w:tcW w:w="1134" w:type="dxa"/>
            <w:vAlign w:val="bottom"/>
          </w:tcPr>
          <w:p w14:paraId="64D7F232" w14:textId="77777777" w:rsidR="00DA75CC" w:rsidRPr="005A785E" w:rsidRDefault="00DA75CC" w:rsidP="00DA75CC">
            <w:pPr>
              <w:jc w:val="center"/>
              <w:rPr>
                <w:rFonts w:eastAsia="Times New Roman" w:cs="Times New Roman"/>
                <w:color w:val="000000"/>
                <w:sz w:val="20"/>
                <w:szCs w:val="20"/>
                <w:lang w:val="en-GB"/>
              </w:rPr>
            </w:pPr>
            <w:r w:rsidRPr="005A785E">
              <w:rPr>
                <w:rFonts w:eastAsia="Times New Roman" w:cs="Times New Roman"/>
                <w:color w:val="000000"/>
                <w:sz w:val="20"/>
                <w:szCs w:val="20"/>
                <w:lang w:val="en-GB"/>
              </w:rPr>
              <w:t>0.62</w:t>
            </w:r>
          </w:p>
        </w:tc>
      </w:tr>
    </w:tbl>
    <w:p w14:paraId="2456F97A" w14:textId="77777777" w:rsidR="00DA75CC" w:rsidRPr="005A785E" w:rsidRDefault="00DA75CC" w:rsidP="00AA1A0B">
      <w:pPr>
        <w:spacing w:line="480" w:lineRule="auto"/>
        <w:rPr>
          <w:lang w:val="en-GB"/>
        </w:rPr>
      </w:pPr>
    </w:p>
    <w:sectPr w:rsidR="00DA75CC" w:rsidRPr="005A785E" w:rsidSect="00A23DCD">
      <w:footnotePr>
        <w:numRestart w:val="eachSect"/>
      </w:footnotePr>
      <w:type w:val="continuous"/>
      <w:pgSz w:w="11900" w:h="16840"/>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ne" w:date="2016-11-23T14:50:00Z" w:initials="A">
    <w:p w14:paraId="3EAA78B2" w14:textId="6AE8B8F1" w:rsidR="00E61C74" w:rsidRDefault="00E61C74">
      <w:pPr>
        <w:pStyle w:val="Kommentarer"/>
      </w:pPr>
      <w:r>
        <w:rPr>
          <w:rStyle w:val="Kommentarsreferens"/>
        </w:rPr>
        <w:annotationRef/>
      </w:r>
      <w:r>
        <w:t>BMJ: 250-300. Now 250.</w:t>
      </w:r>
    </w:p>
    <w:p w14:paraId="6B1B8B8F" w14:textId="77777777" w:rsidR="00E61C74" w:rsidRDefault="00E61C74">
      <w:pPr>
        <w:pStyle w:val="Kommentarer"/>
      </w:pPr>
    </w:p>
    <w:p w14:paraId="466DD225" w14:textId="750C4711" w:rsidR="00E61C74" w:rsidRDefault="00E61C74">
      <w:pPr>
        <w:pStyle w:val="Kommentarer"/>
      </w:pPr>
      <w:r>
        <w:t>BMJ housestyle: Inga punkter i förkortningar som tex ie.</w:t>
      </w:r>
    </w:p>
  </w:comment>
  <w:comment w:id="21" w:author="Anne" w:date="2016-09-21T10:23:00Z" w:initials="A">
    <w:p w14:paraId="136AAB7A" w14:textId="7F192725" w:rsidR="00E61C74" w:rsidRDefault="00E61C74">
      <w:pPr>
        <w:pStyle w:val="Kommentarer"/>
      </w:pPr>
      <w:r>
        <w:rPr>
          <w:rStyle w:val="Kommentarsreferens"/>
        </w:rPr>
        <w:annotationRef/>
      </w:r>
      <w:r>
        <w:t>@Anne: Referera till vår BJJ-artikel om den hinner komma ut annars ta annan.</w:t>
      </w:r>
    </w:p>
  </w:comment>
  <w:comment w:id="22" w:author="Nils Hailer" w:date="2016-11-28T11:05:00Z" w:initials="NH">
    <w:p w14:paraId="75092CA6" w14:textId="7963D69C" w:rsidR="00E61C74" w:rsidRDefault="00E61C74">
      <w:pPr>
        <w:pStyle w:val="Kommentarer"/>
      </w:pPr>
      <w:r>
        <w:rPr>
          <w:rStyle w:val="Kommentarsreferens"/>
        </w:rPr>
        <w:annotationRef/>
      </w:r>
      <w:r>
        <w:t>you write ”ninety” here and 90 in other palces, check instructions to see what it should be and use continuously</w:t>
      </w:r>
    </w:p>
  </w:comment>
  <w:comment w:id="24" w:author="Nils Hailer" w:date="2016-11-23T21:48:00Z" w:initials="NH">
    <w:p w14:paraId="58380C58" w14:textId="1ECF048E" w:rsidR="00E61C74" w:rsidRDefault="00E61C74">
      <w:pPr>
        <w:pStyle w:val="Kommentarer"/>
      </w:pPr>
      <w:r>
        <w:rPr>
          <w:rStyle w:val="Kommentarsreferens"/>
        </w:rPr>
        <w:annotationRef/>
      </w:r>
      <w:r>
        <w:t>after WHAT condition or PROCEDUE? Important info for those not familiar with CCI.</w:t>
      </w:r>
    </w:p>
    <w:p w14:paraId="7CAE08C2" w14:textId="77777777" w:rsidR="00E61C74" w:rsidRDefault="00E61C74">
      <w:pPr>
        <w:pStyle w:val="Kommentarer"/>
      </w:pPr>
    </w:p>
    <w:p w14:paraId="76C5F464" w14:textId="1934DEC6" w:rsidR="00E61C74" w:rsidRDefault="00E61C74">
      <w:pPr>
        <w:pStyle w:val="Kommentarer"/>
        <w:rPr>
          <w:rFonts w:ascii="Arial" w:hAnsi="Arial" w:cs="Arial"/>
          <w:color w:val="232323"/>
          <w:sz w:val="32"/>
          <w:szCs w:val="32"/>
        </w:rPr>
      </w:pPr>
      <w:r w:rsidRPr="00384225">
        <w:rPr>
          <w:b/>
        </w:rPr>
        <w:t>AG:</w:t>
      </w:r>
      <w:r>
        <w:t xml:space="preserve"> Förstår inte riktigt frågan. ”</w:t>
      </w:r>
      <w:r w:rsidRPr="00764A6D">
        <w:rPr>
          <w:rFonts w:ascii="Arial" w:hAnsi="Arial" w:cs="Arial"/>
          <w:color w:val="232323"/>
          <w:sz w:val="32"/>
          <w:szCs w:val="32"/>
        </w:rPr>
        <w:t xml:space="preserve"> </w:t>
      </w:r>
      <w:r>
        <w:rPr>
          <w:rFonts w:ascii="Arial" w:hAnsi="Arial" w:cs="Arial"/>
          <w:color w:val="232323"/>
          <w:sz w:val="32"/>
          <w:szCs w:val="32"/>
        </w:rPr>
        <w:t>The Charlson index was developed to predict 1-year patient mortality using comorbidity data obtained from hospital chart review. The derivation cohort was 604 medical inpatients admitted to a New York teaching hospital during 1 month in 1984. The validation cohort was 685 breast cancer patients at a Connecticut teaching hospital from 1962 to 1969. The final Charlson index score was the sum of 19 predefined comorbidities that were assigned weights of 1, 2, 3, or 6. These weights were based on the magnitude of the adjusted relative risks associated with each comorbidity in a Cox proportional hazards regression model. Three conditions (liver disease, diabetes, and neoplasm) had different weights based on disease severity. ”</w:t>
      </w:r>
    </w:p>
    <w:p w14:paraId="4D9C7FA0" w14:textId="77777777" w:rsidR="00E61C74" w:rsidRDefault="00E61C74">
      <w:pPr>
        <w:pStyle w:val="Kommentarer"/>
        <w:rPr>
          <w:rFonts w:ascii="Arial" w:hAnsi="Arial" w:cs="Arial"/>
          <w:color w:val="232323"/>
          <w:sz w:val="32"/>
          <w:szCs w:val="32"/>
        </w:rPr>
      </w:pPr>
    </w:p>
    <w:p w14:paraId="732CCB62" w14:textId="51D4A4BC" w:rsidR="00E61C74" w:rsidRDefault="00E61C74">
      <w:pPr>
        <w:pStyle w:val="Kommentarer"/>
      </w:pPr>
      <w:r>
        <w:rPr>
          <w:rFonts w:ascii="Arial" w:hAnsi="Arial" w:cs="Arial"/>
          <w:color w:val="232323"/>
          <w:sz w:val="32"/>
          <w:szCs w:val="32"/>
        </w:rPr>
        <w:t>Ursprungsversionen är således inte utvecklad för ngn särskild åkomma(”604 medical inpatients”). Senare validerings och revalideringsstudier är dock gjorda med olika referens cohorter och inte alltid bröstcancerpatienter. Är det det du är ute efter? Är inte det väl detaljerat?</w:t>
      </w:r>
    </w:p>
  </w:comment>
  <w:comment w:id="31" w:author="Nils Hailer" w:date="2016-11-23T21:48:00Z" w:initials="NH">
    <w:p w14:paraId="4BE3DD63" w14:textId="77777777" w:rsidR="00E61C74" w:rsidRDefault="00E61C74">
      <w:pPr>
        <w:pStyle w:val="Kommentarer"/>
      </w:pPr>
      <w:r>
        <w:rPr>
          <w:rStyle w:val="Kommentarsreferens"/>
        </w:rPr>
        <w:annotationRef/>
      </w:r>
      <w:r>
        <w:t>or ”discriminative”?</w:t>
      </w:r>
    </w:p>
    <w:p w14:paraId="572FFB74" w14:textId="0EE3D3AC" w:rsidR="00E61C74" w:rsidRDefault="00E61C74">
      <w:pPr>
        <w:pStyle w:val="Kommentarer"/>
      </w:pPr>
      <w:r>
        <w:t>check how other authers use this term</w:t>
      </w:r>
    </w:p>
    <w:p w14:paraId="32E44C32" w14:textId="77777777" w:rsidR="00E61C74" w:rsidRDefault="00E61C74">
      <w:pPr>
        <w:pStyle w:val="Kommentarer"/>
      </w:pPr>
    </w:p>
    <w:p w14:paraId="088C3209" w14:textId="5CDA43CD" w:rsidR="00E61C74" w:rsidRDefault="00E61C74">
      <w:pPr>
        <w:pStyle w:val="Kommentarer"/>
      </w:pPr>
      <w:r w:rsidRPr="00384225">
        <w:rPr>
          <w:b/>
        </w:rPr>
        <w:t>AG</w:t>
      </w:r>
      <w:r>
        <w:t xml:space="preserve">: 4 papers checked. 3 used ”discrimination capacity/ability” and one used ”discriminating capacity/ability”. </w:t>
      </w:r>
    </w:p>
  </w:comment>
  <w:comment w:id="50" w:author="Nils Hailer" w:date="2016-11-28T11:10:00Z" w:initials="NH">
    <w:p w14:paraId="51B54F56" w14:textId="274FD304" w:rsidR="00E61C74" w:rsidRDefault="00E61C74">
      <w:pPr>
        <w:pStyle w:val="Kommentarer"/>
      </w:pPr>
      <w:r>
        <w:rPr>
          <w:rStyle w:val="Kommentarsreferens"/>
        </w:rPr>
        <w:annotationRef/>
      </w:r>
      <w:r>
        <w:t>Szilard: Kommentarer? Tror att det kan bli frågor från statistisk expertis om hur detta gick till.</w:t>
      </w:r>
    </w:p>
  </w:comment>
  <w:comment w:id="57" w:author="Nils Hailer" w:date="2016-11-24T08:46:00Z" w:initials="NH">
    <w:p w14:paraId="0C93EA89" w14:textId="77777777" w:rsidR="00E61C74" w:rsidRDefault="00E61C74">
      <w:pPr>
        <w:pStyle w:val="Kommentarer"/>
      </w:pPr>
      <w:r>
        <w:rPr>
          <w:rStyle w:val="Kommentarsreferens"/>
        </w:rPr>
        <w:annotationRef/>
      </w:r>
      <w:r>
        <w:t>meaning what?</w:t>
      </w:r>
    </w:p>
    <w:p w14:paraId="18300BD6" w14:textId="079CD3C0" w:rsidR="00E61C74" w:rsidRDefault="00E61C74">
      <w:pPr>
        <w:pStyle w:val="Kommentarer"/>
      </w:pPr>
      <w:r>
        <w:t>3 or more comorbidites?</w:t>
      </w:r>
    </w:p>
    <w:p w14:paraId="3B696764" w14:textId="77777777" w:rsidR="00E61C74" w:rsidRDefault="00E61C74">
      <w:pPr>
        <w:pStyle w:val="Kommentarer"/>
      </w:pPr>
    </w:p>
    <w:p w14:paraId="553F5BDD" w14:textId="2AFA038C" w:rsidR="00E61C74" w:rsidRDefault="00E61C74">
      <w:pPr>
        <w:pStyle w:val="Kommentarer"/>
      </w:pPr>
      <w:r w:rsidRPr="00A23DCD">
        <w:rPr>
          <w:b/>
        </w:rPr>
        <w:t>AG:</w:t>
      </w:r>
      <w:r>
        <w:t xml:space="preserve"> Treated as a continous variable. So a higher score have an increased </w:t>
      </w:r>
      <w:r w:rsidRPr="005A785E">
        <w:rPr>
          <w:lang w:val="en-GB"/>
        </w:rPr>
        <w:t>risk of 90-day mortality</w:t>
      </w:r>
      <w:r>
        <w:rPr>
          <w:lang w:val="en-GB"/>
        </w:rPr>
        <w:t xml:space="preserve"> compared to those with a lower score.</w:t>
      </w:r>
    </w:p>
  </w:comment>
  <w:comment w:id="58" w:author="Nils Hailer" w:date="2016-11-28T11:01:00Z" w:initials="NH">
    <w:p w14:paraId="2A38DD0C" w14:textId="705E0A6A" w:rsidR="00E61C74" w:rsidRDefault="00E61C74">
      <w:pPr>
        <w:pStyle w:val="Kommentarer"/>
      </w:pPr>
      <w:r>
        <w:rPr>
          <w:rStyle w:val="Kommentarsreferens"/>
        </w:rPr>
        <w:annotationRef/>
      </w:r>
      <w:r>
        <w:t>write that out once more here</w:t>
      </w:r>
    </w:p>
  </w:comment>
  <w:comment w:id="65" w:author="Nils Hailer" w:date="2016-11-23T10:52:00Z" w:initials="NH">
    <w:p w14:paraId="221B0F13" w14:textId="6FCAE235" w:rsidR="00E61C74" w:rsidRDefault="00E61C74">
      <w:pPr>
        <w:pStyle w:val="Kommentarer"/>
      </w:pPr>
      <w:ins w:id="66" w:author="Nils Hailer" w:date="2016-11-23T10:51:00Z">
        <w:r>
          <w:rPr>
            <w:rStyle w:val="Kommentarsreferens"/>
          </w:rPr>
          <w:annotationRef/>
        </w:r>
      </w:ins>
      <w:r>
        <w:t>numbers or reference to a table needed here</w:t>
      </w:r>
    </w:p>
  </w:comment>
  <w:comment w:id="148" w:author="Nils Hailer" w:date="2016-11-23T15:18:00Z" w:initials="NH">
    <w:p w14:paraId="61C84168" w14:textId="6E04A372" w:rsidR="00E61C74" w:rsidRDefault="00E61C74">
      <w:pPr>
        <w:pStyle w:val="Kommentarer"/>
      </w:pPr>
      <w:r>
        <w:rPr>
          <w:rStyle w:val="Kommentarsreferens"/>
        </w:rPr>
        <w:annotationRef/>
      </w:r>
      <w:r>
        <w:t>see above</w:t>
      </w:r>
    </w:p>
    <w:p w14:paraId="4BAABF92" w14:textId="77777777" w:rsidR="00E61C74" w:rsidRDefault="00E61C74">
      <w:pPr>
        <w:pStyle w:val="Kommentarer"/>
      </w:pPr>
    </w:p>
    <w:p w14:paraId="6D4CB987" w14:textId="45DC28A5" w:rsidR="00E61C74" w:rsidRDefault="00E61C74">
      <w:pPr>
        <w:pStyle w:val="Kommentarer"/>
      </w:pPr>
      <w:r w:rsidRPr="008C7430">
        <w:rPr>
          <w:b/>
        </w:rPr>
        <w:t>AG:</w:t>
      </w:r>
      <w:r>
        <w:t xml:space="preserve"> ASA grade is more frequently used than ASA score. Changed throughout</w:t>
      </w:r>
    </w:p>
  </w:comment>
  <w:comment w:id="152" w:author="Nils Hailer" w:date="2016-11-23T15:18:00Z" w:initials="NH">
    <w:p w14:paraId="3C67DB33" w14:textId="77777777" w:rsidR="00E61C74" w:rsidRDefault="00E61C74">
      <w:pPr>
        <w:pStyle w:val="Kommentarer"/>
      </w:pPr>
      <w:r>
        <w:rPr>
          <w:rStyle w:val="Kommentarsreferens"/>
        </w:rPr>
        <w:annotationRef/>
      </w:r>
      <w:r>
        <w:t xml:space="preserve">after WHAT? </w:t>
      </w:r>
    </w:p>
    <w:p w14:paraId="52A87157" w14:textId="77777777" w:rsidR="00E61C74" w:rsidRDefault="00E61C74">
      <w:pPr>
        <w:pStyle w:val="Kommentarer"/>
      </w:pPr>
    </w:p>
    <w:p w14:paraId="7DE880CE" w14:textId="589316BA" w:rsidR="00E61C74" w:rsidRDefault="00E61C74">
      <w:pPr>
        <w:pStyle w:val="Kommentarer"/>
      </w:pPr>
      <w:r w:rsidRPr="008C7430">
        <w:rPr>
          <w:b/>
        </w:rPr>
        <w:t>AG:</w:t>
      </w:r>
      <w:r>
        <w:t xml:space="preserve"> After life in general. Higher risk for heart conditions, diabetes, cancer, gall disease…. Tried to clearify.</w:t>
      </w:r>
    </w:p>
  </w:comment>
  <w:comment w:id="305" w:author="Nils Hailer" w:date="2016-11-25T11:11:00Z" w:initials="NH">
    <w:p w14:paraId="6EE1D06A" w14:textId="77777777" w:rsidR="00E61C74" w:rsidRDefault="00E61C74">
      <w:pPr>
        <w:pStyle w:val="Kommentarer"/>
      </w:pPr>
      <w:r>
        <w:rPr>
          <w:rStyle w:val="Kommentarsreferens"/>
        </w:rPr>
        <w:annotationRef/>
      </w:r>
      <w:r>
        <w:t>adjusted for what?</w:t>
      </w:r>
    </w:p>
    <w:p w14:paraId="0F8D90D9" w14:textId="77777777" w:rsidR="00E61C74" w:rsidRDefault="00E61C74">
      <w:pPr>
        <w:pStyle w:val="Kommentarer"/>
      </w:pPr>
      <w:r>
        <w:t>ALL covariates in the table included in the adjusted model??</w:t>
      </w:r>
    </w:p>
    <w:p w14:paraId="10AA161A" w14:textId="77777777" w:rsidR="00E61C74" w:rsidRDefault="00E61C74">
      <w:pPr>
        <w:pStyle w:val="Kommentarer"/>
      </w:pPr>
      <w:r>
        <w:t>In other words, do we adjust Charlson for Elixhauser etc?¨</w:t>
      </w:r>
    </w:p>
    <w:p w14:paraId="52D6B2FE" w14:textId="77777777" w:rsidR="00E61C74" w:rsidRDefault="00E61C74">
      <w:pPr>
        <w:pStyle w:val="Kommentarer"/>
      </w:pPr>
      <w:r>
        <w:t>Is that meaningful?</w:t>
      </w:r>
    </w:p>
    <w:p w14:paraId="349203D9" w14:textId="77777777" w:rsidR="00E61C74" w:rsidRDefault="00E61C74">
      <w:pPr>
        <w:pStyle w:val="Kommentarer"/>
      </w:pPr>
    </w:p>
    <w:p w14:paraId="702AE6AC" w14:textId="450AD42A" w:rsidR="00E61C74" w:rsidRDefault="00E61C74">
      <w:pPr>
        <w:pStyle w:val="Kommentarer"/>
      </w:pPr>
      <w:r>
        <w:rPr>
          <w:b/>
        </w:rPr>
        <w:t xml:space="preserve">AG/SN: </w:t>
      </w:r>
      <w:r>
        <w:t>Du har rätt. För att vi inte då ska få fyra tabeller att presentera förslår Szilards att vi presenterar tabellen så här istället så att det inte ska bli alltför siffertungt.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AAB7A" w15:done="0"/>
  <w15:commentEx w15:paraId="0680B68B" w15:done="0"/>
  <w15:commentEx w15:paraId="2BA24EFC" w15:done="0"/>
  <w15:commentEx w15:paraId="682DFAB5" w15:done="0"/>
  <w15:commentEx w15:paraId="3F4CCE6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04583" w14:textId="77777777" w:rsidR="00E61C74" w:rsidRDefault="00E61C74" w:rsidP="00F61ADD">
      <w:r>
        <w:separator/>
      </w:r>
    </w:p>
  </w:endnote>
  <w:endnote w:type="continuationSeparator" w:id="0">
    <w:p w14:paraId="684B1E56" w14:textId="77777777" w:rsidR="00E61C74" w:rsidRDefault="00E61C74" w:rsidP="00F61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FCEC34" w14:textId="77777777" w:rsidR="00E61C74" w:rsidRDefault="00E61C74" w:rsidP="00F61ADD">
      <w:r>
        <w:separator/>
      </w:r>
    </w:p>
  </w:footnote>
  <w:footnote w:type="continuationSeparator" w:id="0">
    <w:p w14:paraId="6E666237" w14:textId="77777777" w:rsidR="00E61C74" w:rsidRDefault="00E61C74" w:rsidP="00F61ADD">
      <w:r>
        <w:continuationSeparator/>
      </w:r>
    </w:p>
  </w:footnote>
  <w:footnote w:id="1">
    <w:p w14:paraId="12A79DD1" w14:textId="77777777" w:rsidR="00E61C74" w:rsidRPr="00E25541" w:rsidRDefault="00E61C74" w:rsidP="005F25C9">
      <w:pPr>
        <w:pStyle w:val="Fotnotstext"/>
        <w:rPr>
          <w:rFonts w:ascii="Cambria" w:hAnsi="Cambria"/>
          <w:sz w:val="20"/>
          <w:szCs w:val="20"/>
          <w:lang w:val="en-GB"/>
        </w:rPr>
      </w:pPr>
      <w:r w:rsidRPr="00E25541">
        <w:rPr>
          <w:rStyle w:val="Fotnotsreferens"/>
          <w:rFonts w:ascii="Cambria" w:hAnsi="Cambria"/>
          <w:sz w:val="20"/>
          <w:szCs w:val="20"/>
        </w:rPr>
        <w:footnoteRef/>
      </w:r>
      <w:r w:rsidRPr="00E25541">
        <w:rPr>
          <w:rFonts w:ascii="Cambria" w:hAnsi="Cambria"/>
          <w:sz w:val="20"/>
          <w:szCs w:val="20"/>
          <w:lang w:val="en-GB"/>
        </w:rPr>
        <w:t xml:space="preserve"> Ref. = male</w:t>
      </w:r>
    </w:p>
  </w:footnote>
  <w:footnote w:id="2">
    <w:p w14:paraId="435E2003" w14:textId="77777777" w:rsidR="00E61C74" w:rsidRPr="00E25541" w:rsidRDefault="00E61C74" w:rsidP="005F25C9">
      <w:pPr>
        <w:pStyle w:val="Fotnotstext"/>
        <w:rPr>
          <w:rFonts w:ascii="Cambria" w:hAnsi="Cambria"/>
          <w:sz w:val="20"/>
          <w:szCs w:val="20"/>
        </w:rPr>
      </w:pPr>
      <w:r w:rsidRPr="00E25541">
        <w:rPr>
          <w:rStyle w:val="Fotnotsreferens"/>
          <w:rFonts w:ascii="Cambria" w:hAnsi="Cambria"/>
          <w:sz w:val="20"/>
          <w:szCs w:val="20"/>
        </w:rPr>
        <w:footnoteRef/>
      </w:r>
      <w:r w:rsidRPr="00E25541">
        <w:rPr>
          <w:rFonts w:ascii="Cambria" w:hAnsi="Cambria"/>
          <w:sz w:val="20"/>
          <w:szCs w:val="20"/>
        </w:rPr>
        <w:t xml:space="preserve"> Ref.= 1</w:t>
      </w:r>
    </w:p>
    <w:p w14:paraId="0CFED8B4" w14:textId="77777777" w:rsidR="00E61C74" w:rsidRDefault="00E61C74" w:rsidP="005F25C9">
      <w:pPr>
        <w:pStyle w:val="Fotnotstext"/>
        <w:rPr>
          <w:rFonts w:ascii="Cambria" w:hAnsi="Cambria"/>
        </w:rPr>
      </w:pPr>
    </w:p>
    <w:p w14:paraId="27CC1B0D" w14:textId="77777777" w:rsidR="00E61C74" w:rsidRDefault="00E61C74" w:rsidP="005F25C9">
      <w:pPr>
        <w:pStyle w:val="Fotnotstext"/>
      </w:pPr>
    </w:p>
    <w:p w14:paraId="327671C6" w14:textId="77777777" w:rsidR="00E61C74" w:rsidRDefault="00E61C74" w:rsidP="005F25C9">
      <w:pPr>
        <w:pStyle w:val="Fotnotstext"/>
        <w:rPr>
          <w:b/>
        </w:rPr>
      </w:pPr>
    </w:p>
    <w:p w14:paraId="04F779D2" w14:textId="77777777" w:rsidR="00E61C74" w:rsidRDefault="00E61C74" w:rsidP="005F25C9">
      <w:pPr>
        <w:pStyle w:val="Fotnotstext"/>
        <w:rPr>
          <w:b/>
        </w:rPr>
      </w:pPr>
    </w:p>
    <w:p w14:paraId="25092C4E" w14:textId="77777777" w:rsidR="00E61C74" w:rsidRDefault="00E61C74" w:rsidP="005F25C9">
      <w:pPr>
        <w:pStyle w:val="Fotnotstext"/>
        <w:rPr>
          <w:b/>
        </w:rPr>
      </w:pPr>
    </w:p>
    <w:p w14:paraId="6BF57CF5" w14:textId="77777777" w:rsidR="00E61C74" w:rsidRDefault="00E61C74" w:rsidP="005F25C9">
      <w:pPr>
        <w:pStyle w:val="Fotnotstext"/>
        <w:rPr>
          <w:b/>
        </w:rPr>
      </w:pPr>
    </w:p>
    <w:p w14:paraId="43C7ADED" w14:textId="77777777" w:rsidR="00E61C74" w:rsidRDefault="00E61C74" w:rsidP="005F25C9">
      <w:pPr>
        <w:pStyle w:val="Fotnotstext"/>
        <w:rPr>
          <w:b/>
        </w:rPr>
      </w:pPr>
    </w:p>
    <w:p w14:paraId="5E683EBA" w14:textId="77777777" w:rsidR="00E61C74" w:rsidRDefault="00E61C74" w:rsidP="005F25C9">
      <w:pPr>
        <w:pStyle w:val="Fotnotstext"/>
        <w:rPr>
          <w:b/>
        </w:rPr>
      </w:pPr>
    </w:p>
    <w:p w14:paraId="603B5968" w14:textId="77777777" w:rsidR="00E61C74" w:rsidRDefault="00E61C74" w:rsidP="005F25C9">
      <w:pPr>
        <w:pStyle w:val="Fotnotstext"/>
        <w:rPr>
          <w:b/>
        </w:rPr>
      </w:pPr>
    </w:p>
    <w:p w14:paraId="5FE1E3F0" w14:textId="77777777" w:rsidR="00E61C74" w:rsidRDefault="00E61C74" w:rsidP="005F25C9">
      <w:pPr>
        <w:pStyle w:val="Fotnotstext"/>
        <w:rPr>
          <w:b/>
        </w:rPr>
      </w:pPr>
    </w:p>
    <w:p w14:paraId="77F2635F" w14:textId="77777777" w:rsidR="00E61C74" w:rsidRDefault="00E61C74" w:rsidP="005F25C9">
      <w:pPr>
        <w:pStyle w:val="Fotnotstext"/>
        <w:rPr>
          <w:b/>
        </w:rPr>
      </w:pPr>
    </w:p>
    <w:p w14:paraId="28DB3703" w14:textId="77777777" w:rsidR="00E61C74" w:rsidRDefault="00E61C74" w:rsidP="005F25C9">
      <w:pPr>
        <w:pStyle w:val="Fotnotstext"/>
        <w:rPr>
          <w:b/>
        </w:rPr>
      </w:pPr>
    </w:p>
    <w:p w14:paraId="7CDA3F89" w14:textId="77777777" w:rsidR="00E61C74" w:rsidRDefault="00E61C74" w:rsidP="005F25C9">
      <w:pPr>
        <w:pStyle w:val="Fotnotstext"/>
        <w:rPr>
          <w:b/>
        </w:rPr>
      </w:pPr>
    </w:p>
    <w:p w14:paraId="5BC4559E" w14:textId="77777777" w:rsidR="00E61C74" w:rsidRDefault="00E61C74" w:rsidP="005F25C9">
      <w:pPr>
        <w:pStyle w:val="Fotnotstext"/>
        <w:rPr>
          <w:b/>
        </w:rPr>
      </w:pPr>
    </w:p>
    <w:p w14:paraId="72690BEC" w14:textId="77777777" w:rsidR="00E61C74" w:rsidRDefault="00E61C74" w:rsidP="005F25C9">
      <w:pPr>
        <w:pStyle w:val="Fotnotstext"/>
        <w:rPr>
          <w:b/>
        </w:rPr>
      </w:pPr>
    </w:p>
    <w:p w14:paraId="1B61F240" w14:textId="77777777" w:rsidR="00E61C74" w:rsidRDefault="00E61C74" w:rsidP="005F25C9">
      <w:pPr>
        <w:pStyle w:val="Fotnotstext"/>
        <w:rPr>
          <w:b/>
        </w:rPr>
      </w:pPr>
    </w:p>
    <w:p w14:paraId="17974A75" w14:textId="77777777" w:rsidR="00E61C74" w:rsidRDefault="00E61C74" w:rsidP="005F25C9">
      <w:pPr>
        <w:pStyle w:val="Fotnotstext"/>
        <w:rPr>
          <w:b/>
        </w:rPr>
      </w:pPr>
    </w:p>
    <w:p w14:paraId="22102FBD" w14:textId="77777777" w:rsidR="00E61C74" w:rsidRDefault="00E61C74" w:rsidP="005F25C9">
      <w:pPr>
        <w:pStyle w:val="Fotnotstext"/>
        <w:rPr>
          <w:b/>
        </w:rPr>
      </w:pPr>
    </w:p>
    <w:p w14:paraId="62043934" w14:textId="77777777" w:rsidR="00E61C74" w:rsidRDefault="00E61C74" w:rsidP="005F25C9">
      <w:pPr>
        <w:pStyle w:val="Fotnotstext"/>
        <w:rPr>
          <w:b/>
        </w:rPr>
      </w:pPr>
    </w:p>
    <w:p w14:paraId="57136E09" w14:textId="77777777" w:rsidR="00E61C74" w:rsidRDefault="00E61C74" w:rsidP="005F25C9">
      <w:pPr>
        <w:pStyle w:val="Fotnotstext"/>
        <w:rPr>
          <w:b/>
        </w:rPr>
      </w:pPr>
    </w:p>
    <w:p w14:paraId="1F71298F" w14:textId="77777777" w:rsidR="00E61C74" w:rsidRDefault="00E61C74" w:rsidP="005F25C9">
      <w:pPr>
        <w:pStyle w:val="Fotnotstext"/>
        <w:rPr>
          <w:b/>
        </w:rPr>
      </w:pPr>
    </w:p>
    <w:p w14:paraId="53542811" w14:textId="77777777" w:rsidR="00E61C74" w:rsidRDefault="00E61C74" w:rsidP="005F25C9">
      <w:pPr>
        <w:pStyle w:val="Fotnotstext"/>
        <w:rPr>
          <w:b/>
        </w:rPr>
      </w:pPr>
    </w:p>
    <w:p w14:paraId="4C862EC5" w14:textId="77777777" w:rsidR="00E61C74" w:rsidRDefault="00E61C74" w:rsidP="005F25C9">
      <w:pPr>
        <w:pStyle w:val="Fotnotstext"/>
        <w:rPr>
          <w:b/>
        </w:rPr>
      </w:pPr>
    </w:p>
    <w:p w14:paraId="52BD255D" w14:textId="77777777" w:rsidR="00E61C74" w:rsidRDefault="00E61C74" w:rsidP="005F25C9">
      <w:pPr>
        <w:pStyle w:val="Fotnotstext"/>
        <w:rPr>
          <w:b/>
        </w:rPr>
      </w:pPr>
    </w:p>
    <w:p w14:paraId="3D4F4CE8" w14:textId="77777777" w:rsidR="00E61C74" w:rsidRDefault="00E61C74" w:rsidP="005F25C9">
      <w:pPr>
        <w:pStyle w:val="Fotnotstext"/>
        <w:rPr>
          <w:b/>
        </w:rPr>
      </w:pPr>
    </w:p>
    <w:p w14:paraId="4B7B6A8F" w14:textId="4CB048DB" w:rsidR="00E61C74" w:rsidRDefault="00E61C74" w:rsidP="005F25C9">
      <w:pPr>
        <w:pStyle w:val="Fotnots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1304"/>
  <w:hyphenationZone w:val="425"/>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wta200xk99rtmefz2kvtzshf0adzttzzex9&quot;&gt;My EndNote Library&lt;record-ids&gt;&lt;item&gt;223&lt;/item&gt;&lt;item&gt;255&lt;/item&gt;&lt;item&gt;996&lt;/item&gt;&lt;item&gt;999&lt;/item&gt;&lt;item&gt;1001&lt;/item&gt;&lt;item&gt;1002&lt;/item&gt;&lt;item&gt;1090&lt;/item&gt;&lt;item&gt;1091&lt;/item&gt;&lt;item&gt;1126&lt;/item&gt;&lt;item&gt;1163&lt;/item&gt;&lt;item&gt;1173&lt;/item&gt;&lt;item&gt;1175&lt;/item&gt;&lt;item&gt;1201&lt;/item&gt;&lt;item&gt;1225&lt;/item&gt;&lt;item&gt;1263&lt;/item&gt;&lt;item&gt;1275&lt;/item&gt;&lt;item&gt;1281&lt;/item&gt;&lt;item&gt;1293&lt;/item&gt;&lt;item&gt;1310&lt;/item&gt;&lt;item&gt;1318&lt;/item&gt;&lt;item&gt;1319&lt;/item&gt;&lt;item&gt;1324&lt;/item&gt;&lt;item&gt;1325&lt;/item&gt;&lt;item&gt;1347&lt;/item&gt;&lt;item&gt;1348&lt;/item&gt;&lt;item&gt;1349&lt;/item&gt;&lt;item&gt;1350&lt;/item&gt;&lt;item&gt;1351&lt;/item&gt;&lt;item&gt;1352&lt;/item&gt;&lt;item&gt;1360&lt;/item&gt;&lt;item&gt;1368&lt;/item&gt;&lt;/record-ids&gt;&lt;/item&gt;&lt;/Libraries&gt;"/>
  </w:docVars>
  <w:rsids>
    <w:rsidRoot w:val="00E61BF2"/>
    <w:rsid w:val="000026E1"/>
    <w:rsid w:val="0000705E"/>
    <w:rsid w:val="000217DC"/>
    <w:rsid w:val="00023F2E"/>
    <w:rsid w:val="000265EA"/>
    <w:rsid w:val="00040C9D"/>
    <w:rsid w:val="000424E2"/>
    <w:rsid w:val="00042DBA"/>
    <w:rsid w:val="00044783"/>
    <w:rsid w:val="00063E0B"/>
    <w:rsid w:val="0006567D"/>
    <w:rsid w:val="00071652"/>
    <w:rsid w:val="00096520"/>
    <w:rsid w:val="000A076C"/>
    <w:rsid w:val="000A7C83"/>
    <w:rsid w:val="000B57F1"/>
    <w:rsid w:val="000C778A"/>
    <w:rsid w:val="000C7EEC"/>
    <w:rsid w:val="000E1CDE"/>
    <w:rsid w:val="000F08EC"/>
    <w:rsid w:val="0011084F"/>
    <w:rsid w:val="001259B7"/>
    <w:rsid w:val="00131E83"/>
    <w:rsid w:val="00132794"/>
    <w:rsid w:val="0013693A"/>
    <w:rsid w:val="00141EB6"/>
    <w:rsid w:val="00162841"/>
    <w:rsid w:val="001630A8"/>
    <w:rsid w:val="001710B8"/>
    <w:rsid w:val="001715F9"/>
    <w:rsid w:val="0017204A"/>
    <w:rsid w:val="00182977"/>
    <w:rsid w:val="00185AF0"/>
    <w:rsid w:val="00195D94"/>
    <w:rsid w:val="00196331"/>
    <w:rsid w:val="001A069F"/>
    <w:rsid w:val="001A0CE0"/>
    <w:rsid w:val="001B5467"/>
    <w:rsid w:val="001B6788"/>
    <w:rsid w:val="001D2675"/>
    <w:rsid w:val="001D41A1"/>
    <w:rsid w:val="001E251E"/>
    <w:rsid w:val="001F777B"/>
    <w:rsid w:val="0022153C"/>
    <w:rsid w:val="002305A9"/>
    <w:rsid w:val="002364B3"/>
    <w:rsid w:val="00237277"/>
    <w:rsid w:val="00237E4B"/>
    <w:rsid w:val="002417E0"/>
    <w:rsid w:val="00250146"/>
    <w:rsid w:val="002557A5"/>
    <w:rsid w:val="002725CC"/>
    <w:rsid w:val="00292023"/>
    <w:rsid w:val="00292F74"/>
    <w:rsid w:val="00293966"/>
    <w:rsid w:val="002A03F8"/>
    <w:rsid w:val="002A2673"/>
    <w:rsid w:val="002B58A9"/>
    <w:rsid w:val="002B6F03"/>
    <w:rsid w:val="002C0657"/>
    <w:rsid w:val="002C1D19"/>
    <w:rsid w:val="002C21B6"/>
    <w:rsid w:val="002C400F"/>
    <w:rsid w:val="002C6448"/>
    <w:rsid w:val="002C6B67"/>
    <w:rsid w:val="002D0876"/>
    <w:rsid w:val="002F0244"/>
    <w:rsid w:val="00300F4D"/>
    <w:rsid w:val="00313A31"/>
    <w:rsid w:val="003147D9"/>
    <w:rsid w:val="00317595"/>
    <w:rsid w:val="003247D1"/>
    <w:rsid w:val="003312BE"/>
    <w:rsid w:val="00333094"/>
    <w:rsid w:val="00333722"/>
    <w:rsid w:val="0033745A"/>
    <w:rsid w:val="003377BE"/>
    <w:rsid w:val="0034101A"/>
    <w:rsid w:val="00343422"/>
    <w:rsid w:val="00343D74"/>
    <w:rsid w:val="00353530"/>
    <w:rsid w:val="00360B1D"/>
    <w:rsid w:val="00363D76"/>
    <w:rsid w:val="0037780C"/>
    <w:rsid w:val="00384225"/>
    <w:rsid w:val="00385F19"/>
    <w:rsid w:val="003953D1"/>
    <w:rsid w:val="00395EC3"/>
    <w:rsid w:val="003969B1"/>
    <w:rsid w:val="003A537E"/>
    <w:rsid w:val="003B79EC"/>
    <w:rsid w:val="003B7E89"/>
    <w:rsid w:val="003C1AC5"/>
    <w:rsid w:val="003C41E4"/>
    <w:rsid w:val="003D1902"/>
    <w:rsid w:val="003D3DFF"/>
    <w:rsid w:val="003F0C75"/>
    <w:rsid w:val="00403B2B"/>
    <w:rsid w:val="00410AC8"/>
    <w:rsid w:val="00432710"/>
    <w:rsid w:val="00452FD2"/>
    <w:rsid w:val="0046067D"/>
    <w:rsid w:val="0046511F"/>
    <w:rsid w:val="00465C32"/>
    <w:rsid w:val="00480B83"/>
    <w:rsid w:val="004846D9"/>
    <w:rsid w:val="004867C0"/>
    <w:rsid w:val="004A30DA"/>
    <w:rsid w:val="004A51A1"/>
    <w:rsid w:val="004A5D21"/>
    <w:rsid w:val="004A7CB2"/>
    <w:rsid w:val="004B520F"/>
    <w:rsid w:val="004C7513"/>
    <w:rsid w:val="004D1B39"/>
    <w:rsid w:val="004D3DD2"/>
    <w:rsid w:val="004D7123"/>
    <w:rsid w:val="005020BB"/>
    <w:rsid w:val="005040A7"/>
    <w:rsid w:val="00524252"/>
    <w:rsid w:val="0052463F"/>
    <w:rsid w:val="00546906"/>
    <w:rsid w:val="00547AE5"/>
    <w:rsid w:val="00560B8D"/>
    <w:rsid w:val="00561D07"/>
    <w:rsid w:val="00561E09"/>
    <w:rsid w:val="00565B88"/>
    <w:rsid w:val="00572AB4"/>
    <w:rsid w:val="00574C82"/>
    <w:rsid w:val="00586546"/>
    <w:rsid w:val="00590DAC"/>
    <w:rsid w:val="005A785E"/>
    <w:rsid w:val="005C61A7"/>
    <w:rsid w:val="005D081A"/>
    <w:rsid w:val="005F0589"/>
    <w:rsid w:val="005F25C9"/>
    <w:rsid w:val="00606FDB"/>
    <w:rsid w:val="00607B95"/>
    <w:rsid w:val="00607BBD"/>
    <w:rsid w:val="00615313"/>
    <w:rsid w:val="00615C07"/>
    <w:rsid w:val="006160D0"/>
    <w:rsid w:val="0062332D"/>
    <w:rsid w:val="006243EA"/>
    <w:rsid w:val="00625F55"/>
    <w:rsid w:val="006267E6"/>
    <w:rsid w:val="006372A2"/>
    <w:rsid w:val="00637340"/>
    <w:rsid w:val="00660510"/>
    <w:rsid w:val="00663D84"/>
    <w:rsid w:val="0068432A"/>
    <w:rsid w:val="0068764A"/>
    <w:rsid w:val="00691594"/>
    <w:rsid w:val="00693A71"/>
    <w:rsid w:val="006B465E"/>
    <w:rsid w:val="006C264E"/>
    <w:rsid w:val="006C7DDC"/>
    <w:rsid w:val="006D367E"/>
    <w:rsid w:val="006D4C99"/>
    <w:rsid w:val="006E078B"/>
    <w:rsid w:val="006F3EB1"/>
    <w:rsid w:val="006F5768"/>
    <w:rsid w:val="007002B4"/>
    <w:rsid w:val="0070063D"/>
    <w:rsid w:val="00713449"/>
    <w:rsid w:val="00716F19"/>
    <w:rsid w:val="00717FF4"/>
    <w:rsid w:val="007213F9"/>
    <w:rsid w:val="00735C31"/>
    <w:rsid w:val="007361E5"/>
    <w:rsid w:val="0074282B"/>
    <w:rsid w:val="00751D6F"/>
    <w:rsid w:val="00753AFF"/>
    <w:rsid w:val="007578CC"/>
    <w:rsid w:val="0076116E"/>
    <w:rsid w:val="00761571"/>
    <w:rsid w:val="0076199A"/>
    <w:rsid w:val="00761D05"/>
    <w:rsid w:val="00762E4F"/>
    <w:rsid w:val="00764A6D"/>
    <w:rsid w:val="00773E56"/>
    <w:rsid w:val="007B76E5"/>
    <w:rsid w:val="007C5D8B"/>
    <w:rsid w:val="007D2525"/>
    <w:rsid w:val="007D5873"/>
    <w:rsid w:val="007D5D88"/>
    <w:rsid w:val="007F7C69"/>
    <w:rsid w:val="008055F8"/>
    <w:rsid w:val="008254FF"/>
    <w:rsid w:val="00830562"/>
    <w:rsid w:val="00835723"/>
    <w:rsid w:val="00836066"/>
    <w:rsid w:val="00836EFE"/>
    <w:rsid w:val="00854D86"/>
    <w:rsid w:val="008560B5"/>
    <w:rsid w:val="00865104"/>
    <w:rsid w:val="008662E0"/>
    <w:rsid w:val="00872595"/>
    <w:rsid w:val="008811AE"/>
    <w:rsid w:val="00882320"/>
    <w:rsid w:val="00891A72"/>
    <w:rsid w:val="008C570A"/>
    <w:rsid w:val="008C7430"/>
    <w:rsid w:val="008D3430"/>
    <w:rsid w:val="008D3C87"/>
    <w:rsid w:val="00907BD7"/>
    <w:rsid w:val="009144F1"/>
    <w:rsid w:val="00914EB8"/>
    <w:rsid w:val="009202D3"/>
    <w:rsid w:val="009361F9"/>
    <w:rsid w:val="00943A42"/>
    <w:rsid w:val="0095116F"/>
    <w:rsid w:val="00953DAD"/>
    <w:rsid w:val="00954E1F"/>
    <w:rsid w:val="00970081"/>
    <w:rsid w:val="009714E0"/>
    <w:rsid w:val="009749F1"/>
    <w:rsid w:val="009A6429"/>
    <w:rsid w:val="009A7107"/>
    <w:rsid w:val="009A7A86"/>
    <w:rsid w:val="009B0B28"/>
    <w:rsid w:val="009B39ED"/>
    <w:rsid w:val="009C5870"/>
    <w:rsid w:val="009C7DE6"/>
    <w:rsid w:val="009E338E"/>
    <w:rsid w:val="009F41EC"/>
    <w:rsid w:val="00A04E8B"/>
    <w:rsid w:val="00A15709"/>
    <w:rsid w:val="00A23DCD"/>
    <w:rsid w:val="00A403D5"/>
    <w:rsid w:val="00A46663"/>
    <w:rsid w:val="00A46821"/>
    <w:rsid w:val="00A5245B"/>
    <w:rsid w:val="00A54435"/>
    <w:rsid w:val="00A605F9"/>
    <w:rsid w:val="00A61FBA"/>
    <w:rsid w:val="00A630E7"/>
    <w:rsid w:val="00A72597"/>
    <w:rsid w:val="00A773AC"/>
    <w:rsid w:val="00A94D3C"/>
    <w:rsid w:val="00A96B6C"/>
    <w:rsid w:val="00A977CC"/>
    <w:rsid w:val="00AA0B0C"/>
    <w:rsid w:val="00AA1A0B"/>
    <w:rsid w:val="00AA2659"/>
    <w:rsid w:val="00AA2827"/>
    <w:rsid w:val="00AA443B"/>
    <w:rsid w:val="00AA51BB"/>
    <w:rsid w:val="00AA7584"/>
    <w:rsid w:val="00AD0CCE"/>
    <w:rsid w:val="00AD3DB2"/>
    <w:rsid w:val="00AE45D1"/>
    <w:rsid w:val="00AE5648"/>
    <w:rsid w:val="00AE62C6"/>
    <w:rsid w:val="00AE75EA"/>
    <w:rsid w:val="00B0706E"/>
    <w:rsid w:val="00B10796"/>
    <w:rsid w:val="00B1508B"/>
    <w:rsid w:val="00B2076F"/>
    <w:rsid w:val="00B2514A"/>
    <w:rsid w:val="00B27ACC"/>
    <w:rsid w:val="00B31885"/>
    <w:rsid w:val="00B32610"/>
    <w:rsid w:val="00B42A3C"/>
    <w:rsid w:val="00B43243"/>
    <w:rsid w:val="00B51057"/>
    <w:rsid w:val="00B5197F"/>
    <w:rsid w:val="00B53E6C"/>
    <w:rsid w:val="00B563B5"/>
    <w:rsid w:val="00B7205B"/>
    <w:rsid w:val="00B75EC7"/>
    <w:rsid w:val="00BA14B4"/>
    <w:rsid w:val="00BA1C4A"/>
    <w:rsid w:val="00BA70F0"/>
    <w:rsid w:val="00BC6380"/>
    <w:rsid w:val="00BD478E"/>
    <w:rsid w:val="00BF5771"/>
    <w:rsid w:val="00BF5D0A"/>
    <w:rsid w:val="00C0240C"/>
    <w:rsid w:val="00C04514"/>
    <w:rsid w:val="00C04AF8"/>
    <w:rsid w:val="00C238C5"/>
    <w:rsid w:val="00C32EA8"/>
    <w:rsid w:val="00C335A4"/>
    <w:rsid w:val="00C40F6F"/>
    <w:rsid w:val="00C4113C"/>
    <w:rsid w:val="00C41E8C"/>
    <w:rsid w:val="00C4644D"/>
    <w:rsid w:val="00C70FB5"/>
    <w:rsid w:val="00C73612"/>
    <w:rsid w:val="00C84D51"/>
    <w:rsid w:val="00C9109C"/>
    <w:rsid w:val="00C929E4"/>
    <w:rsid w:val="00C95983"/>
    <w:rsid w:val="00C9741F"/>
    <w:rsid w:val="00C97C4D"/>
    <w:rsid w:val="00CA4D57"/>
    <w:rsid w:val="00CC1D17"/>
    <w:rsid w:val="00CD6BEC"/>
    <w:rsid w:val="00CE482D"/>
    <w:rsid w:val="00CE515C"/>
    <w:rsid w:val="00CF2A18"/>
    <w:rsid w:val="00D03033"/>
    <w:rsid w:val="00D072B6"/>
    <w:rsid w:val="00D157E7"/>
    <w:rsid w:val="00D24901"/>
    <w:rsid w:val="00D278E6"/>
    <w:rsid w:val="00D27E17"/>
    <w:rsid w:val="00D32CF5"/>
    <w:rsid w:val="00D41006"/>
    <w:rsid w:val="00D42549"/>
    <w:rsid w:val="00D44510"/>
    <w:rsid w:val="00D46F7C"/>
    <w:rsid w:val="00D50186"/>
    <w:rsid w:val="00D95D35"/>
    <w:rsid w:val="00D9708F"/>
    <w:rsid w:val="00DA75CC"/>
    <w:rsid w:val="00DA7AE0"/>
    <w:rsid w:val="00DB1553"/>
    <w:rsid w:val="00DC261A"/>
    <w:rsid w:val="00DF2920"/>
    <w:rsid w:val="00DF7FEA"/>
    <w:rsid w:val="00E0674E"/>
    <w:rsid w:val="00E11A4C"/>
    <w:rsid w:val="00E11B01"/>
    <w:rsid w:val="00E12646"/>
    <w:rsid w:val="00E25541"/>
    <w:rsid w:val="00E25C14"/>
    <w:rsid w:val="00E25EE8"/>
    <w:rsid w:val="00E26A46"/>
    <w:rsid w:val="00E321E6"/>
    <w:rsid w:val="00E61BF2"/>
    <w:rsid w:val="00E61C74"/>
    <w:rsid w:val="00E711F5"/>
    <w:rsid w:val="00E722DF"/>
    <w:rsid w:val="00E7621F"/>
    <w:rsid w:val="00E96CC0"/>
    <w:rsid w:val="00EB2223"/>
    <w:rsid w:val="00EC1E3A"/>
    <w:rsid w:val="00EC3BEF"/>
    <w:rsid w:val="00ED439A"/>
    <w:rsid w:val="00EE2652"/>
    <w:rsid w:val="00EE397B"/>
    <w:rsid w:val="00EF609D"/>
    <w:rsid w:val="00EF7213"/>
    <w:rsid w:val="00F01B1F"/>
    <w:rsid w:val="00F111C2"/>
    <w:rsid w:val="00F134C0"/>
    <w:rsid w:val="00F14A7A"/>
    <w:rsid w:val="00F2533C"/>
    <w:rsid w:val="00F30DA8"/>
    <w:rsid w:val="00F33EBA"/>
    <w:rsid w:val="00F34579"/>
    <w:rsid w:val="00F504E1"/>
    <w:rsid w:val="00F61ADD"/>
    <w:rsid w:val="00F71876"/>
    <w:rsid w:val="00F77990"/>
    <w:rsid w:val="00F87C20"/>
    <w:rsid w:val="00FA769D"/>
    <w:rsid w:val="00FC20BC"/>
    <w:rsid w:val="00FD214A"/>
    <w:rsid w:val="00FD6657"/>
    <w:rsid w:val="00FE0E9F"/>
    <w:rsid w:val="00FF05BE"/>
    <w:rsid w:val="00FF4210"/>
    <w:rsid w:val="00FF587A"/>
    <w:rsid w:val="00FF656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CA14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425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2C6448"/>
    <w:pPr>
      <w:keepNext/>
      <w:keepLines/>
      <w:spacing w:before="200" w:line="480" w:lineRule="auto"/>
      <w:outlineLvl w:val="1"/>
    </w:pPr>
    <w:rPr>
      <w:rFonts w:eastAsiaTheme="majorEastAsia" w:cstheme="majorBidi"/>
      <w:b/>
      <w:bCs/>
      <w:color w:val="4F81BD" w:themeColor="accent1"/>
      <w:lang w:val="en-GB" w:eastAsia="ja-JP"/>
    </w:rPr>
  </w:style>
  <w:style w:type="paragraph" w:styleId="Rubrik3">
    <w:name w:val="heading 3"/>
    <w:basedOn w:val="Normal"/>
    <w:next w:val="Normal"/>
    <w:link w:val="Rubrik3Char"/>
    <w:uiPriority w:val="9"/>
    <w:unhideWhenUsed/>
    <w:qFormat/>
    <w:rsid w:val="00E61BF2"/>
    <w:pPr>
      <w:keepNext/>
      <w:keepLines/>
      <w:spacing w:before="20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semiHidden/>
    <w:unhideWhenUsed/>
    <w:qFormat/>
    <w:rsid w:val="00E61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ypsnitt"/>
    <w:link w:val="Rubrik2"/>
    <w:uiPriority w:val="9"/>
    <w:rsid w:val="002C6448"/>
    <w:rPr>
      <w:rFonts w:eastAsiaTheme="majorEastAsia" w:cstheme="majorBidi"/>
      <w:b/>
      <w:bCs/>
      <w:color w:val="4F81BD" w:themeColor="accent1"/>
      <w:lang w:val="en-GB" w:eastAsia="ja-JP"/>
    </w:rPr>
  </w:style>
  <w:style w:type="character" w:customStyle="1" w:styleId="Rubrik3Char">
    <w:name w:val="Rubrik 3 Char"/>
    <w:basedOn w:val="Standardstycketypsnitt"/>
    <w:link w:val="Rubrik3"/>
    <w:uiPriority w:val="9"/>
    <w:rsid w:val="00E61BF2"/>
    <w:rPr>
      <w:rFonts w:asciiTheme="majorHAnsi" w:eastAsiaTheme="majorEastAsia" w:hAnsiTheme="majorHAnsi" w:cstheme="majorBidi"/>
      <w:b/>
      <w:bCs/>
      <w:color w:val="4F81BD" w:themeColor="accent1"/>
    </w:rPr>
  </w:style>
  <w:style w:type="character" w:customStyle="1" w:styleId="Rubrik4Char">
    <w:name w:val="Rubrik 4 Char"/>
    <w:basedOn w:val="Standardstycketypsnitt"/>
    <w:link w:val="Rubrik4"/>
    <w:uiPriority w:val="9"/>
    <w:semiHidden/>
    <w:rsid w:val="00E61BF2"/>
    <w:rPr>
      <w:rFonts w:asciiTheme="majorHAnsi" w:eastAsiaTheme="majorEastAsia" w:hAnsiTheme="majorHAnsi" w:cstheme="majorBidi"/>
      <w:b/>
      <w:bCs/>
      <w:i/>
      <w:iCs/>
      <w:color w:val="4F81BD" w:themeColor="accent1"/>
    </w:rPr>
  </w:style>
  <w:style w:type="character" w:styleId="Hyperlnk">
    <w:name w:val="Hyperlink"/>
    <w:basedOn w:val="Standardstycketypsnitt"/>
    <w:uiPriority w:val="99"/>
    <w:unhideWhenUsed/>
    <w:rsid w:val="00E61BF2"/>
    <w:rPr>
      <w:color w:val="0000FF" w:themeColor="hyperlink"/>
      <w:u w:val="single"/>
    </w:rPr>
  </w:style>
  <w:style w:type="paragraph" w:styleId="Kommentarer">
    <w:name w:val="annotation text"/>
    <w:basedOn w:val="Normal"/>
    <w:link w:val="KommentarerChar"/>
    <w:uiPriority w:val="99"/>
    <w:unhideWhenUsed/>
    <w:rsid w:val="00615313"/>
    <w:rPr>
      <w:lang w:eastAsia="ja-JP"/>
    </w:rPr>
  </w:style>
  <w:style w:type="character" w:customStyle="1" w:styleId="KommentarerChar">
    <w:name w:val="Kommentarer Char"/>
    <w:basedOn w:val="Standardstycketypsnitt"/>
    <w:link w:val="Kommentarer"/>
    <w:uiPriority w:val="99"/>
    <w:rsid w:val="00615313"/>
    <w:rPr>
      <w:lang w:eastAsia="ja-JP"/>
    </w:rPr>
  </w:style>
  <w:style w:type="character" w:styleId="Radnummer">
    <w:name w:val="line number"/>
    <w:basedOn w:val="Standardstycketypsnitt"/>
    <w:uiPriority w:val="99"/>
    <w:semiHidden/>
    <w:unhideWhenUsed/>
    <w:rsid w:val="00AA1A0B"/>
  </w:style>
  <w:style w:type="paragraph" w:customStyle="1" w:styleId="Standardmedindrag">
    <w:name w:val="Standard med indrag"/>
    <w:basedOn w:val="Normal"/>
    <w:rsid w:val="00F504E1"/>
    <w:pPr>
      <w:spacing w:line="260" w:lineRule="exact"/>
      <w:ind w:firstLine="255"/>
      <w:jc w:val="both"/>
    </w:pPr>
    <w:rPr>
      <w:rFonts w:ascii="Times New Roman" w:eastAsia="Times New Roman" w:hAnsi="Times New Roman" w:cs="Times New Roman"/>
      <w:sz w:val="22"/>
      <w:szCs w:val="22"/>
      <w:lang w:val="en-US"/>
    </w:rPr>
  </w:style>
  <w:style w:type="character" w:styleId="Kommentarsreferens">
    <w:name w:val="annotation reference"/>
    <w:basedOn w:val="Standardstycketypsnitt"/>
    <w:uiPriority w:val="99"/>
    <w:semiHidden/>
    <w:unhideWhenUsed/>
    <w:rsid w:val="00D32CF5"/>
    <w:rPr>
      <w:sz w:val="18"/>
      <w:szCs w:val="18"/>
    </w:rPr>
  </w:style>
  <w:style w:type="paragraph" w:styleId="Kommentarsmne">
    <w:name w:val="annotation subject"/>
    <w:basedOn w:val="Kommentarer"/>
    <w:next w:val="Kommentarer"/>
    <w:link w:val="KommentarsmneChar"/>
    <w:uiPriority w:val="99"/>
    <w:semiHidden/>
    <w:unhideWhenUsed/>
    <w:rsid w:val="00D32CF5"/>
    <w:rPr>
      <w:b/>
      <w:bCs/>
      <w:sz w:val="20"/>
      <w:szCs w:val="20"/>
      <w:lang w:eastAsia="sv-SE"/>
    </w:rPr>
  </w:style>
  <w:style w:type="character" w:customStyle="1" w:styleId="KommentarsmneChar">
    <w:name w:val="Kommentarsämne Char"/>
    <w:basedOn w:val="KommentarerChar"/>
    <w:link w:val="Kommentarsmne"/>
    <w:uiPriority w:val="99"/>
    <w:semiHidden/>
    <w:rsid w:val="00D32CF5"/>
    <w:rPr>
      <w:b/>
      <w:bCs/>
      <w:sz w:val="20"/>
      <w:szCs w:val="20"/>
      <w:lang w:eastAsia="ja-JP"/>
    </w:rPr>
  </w:style>
  <w:style w:type="paragraph" w:styleId="Bubbeltext">
    <w:name w:val="Balloon Text"/>
    <w:basedOn w:val="Normal"/>
    <w:link w:val="BubbeltextChar"/>
    <w:uiPriority w:val="99"/>
    <w:semiHidden/>
    <w:unhideWhenUsed/>
    <w:rsid w:val="00D32CF5"/>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32CF5"/>
    <w:rPr>
      <w:rFonts w:ascii="Lucida Grande" w:hAnsi="Lucida Grande" w:cs="Lucida Grande"/>
      <w:sz w:val="18"/>
      <w:szCs w:val="18"/>
    </w:rPr>
  </w:style>
  <w:style w:type="character" w:customStyle="1" w:styleId="Rubrik1Char">
    <w:name w:val="Rubrik 1 Char"/>
    <w:basedOn w:val="Standardstycketypsnitt"/>
    <w:link w:val="Rubrik1"/>
    <w:uiPriority w:val="9"/>
    <w:rsid w:val="00D42549"/>
    <w:rPr>
      <w:rFonts w:asciiTheme="majorHAnsi" w:eastAsiaTheme="majorEastAsia" w:hAnsiTheme="majorHAnsi" w:cstheme="majorBidi"/>
      <w:b/>
      <w:bCs/>
      <w:color w:val="345A8A" w:themeColor="accent1" w:themeShade="B5"/>
      <w:sz w:val="32"/>
      <w:szCs w:val="32"/>
    </w:rPr>
  </w:style>
  <w:style w:type="paragraph" w:customStyle="1" w:styleId="Normal1">
    <w:name w:val="Normal1"/>
    <w:rsid w:val="00465C32"/>
    <w:rPr>
      <w:rFonts w:ascii="Cambria" w:eastAsia="Cambria" w:hAnsi="Cambria" w:cs="Cambria"/>
      <w:color w:val="000000"/>
      <w:szCs w:val="20"/>
      <w:lang w:eastAsia="ja-JP"/>
    </w:rPr>
  </w:style>
  <w:style w:type="table" w:styleId="Tabellrutnt">
    <w:name w:val="Table Grid"/>
    <w:basedOn w:val="Normaltabell"/>
    <w:uiPriority w:val="59"/>
    <w:rsid w:val="00F61A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tnotstext">
    <w:name w:val="footnote text"/>
    <w:basedOn w:val="Normal"/>
    <w:link w:val="FotnotstextChar"/>
    <w:uiPriority w:val="99"/>
    <w:unhideWhenUsed/>
    <w:rsid w:val="00F61ADD"/>
  </w:style>
  <w:style w:type="character" w:customStyle="1" w:styleId="FotnotstextChar">
    <w:name w:val="Fotnotstext Char"/>
    <w:basedOn w:val="Standardstycketypsnitt"/>
    <w:link w:val="Fotnotstext"/>
    <w:uiPriority w:val="99"/>
    <w:rsid w:val="00F61ADD"/>
  </w:style>
  <w:style w:type="character" w:styleId="Fotnotsreferens">
    <w:name w:val="footnote reference"/>
    <w:basedOn w:val="Standardstycketypsnitt"/>
    <w:uiPriority w:val="99"/>
    <w:unhideWhenUsed/>
    <w:rsid w:val="00F61ADD"/>
    <w:rPr>
      <w:vertAlign w:val="superscript"/>
    </w:rPr>
  </w:style>
  <w:style w:type="paragraph" w:styleId="Revision">
    <w:name w:val="Revision"/>
    <w:hidden/>
    <w:uiPriority w:val="99"/>
    <w:semiHidden/>
    <w:rsid w:val="003247D1"/>
  </w:style>
  <w:style w:type="character" w:styleId="Slutkommentarsreferens">
    <w:name w:val="endnote reference"/>
    <w:basedOn w:val="Standardstycketypsnitt"/>
    <w:uiPriority w:val="99"/>
    <w:semiHidden/>
    <w:unhideWhenUsed/>
    <w:rsid w:val="00D50186"/>
    <w:rPr>
      <w:vertAlign w:val="superscript"/>
    </w:rPr>
  </w:style>
  <w:style w:type="paragraph" w:styleId="Sidhuvud">
    <w:name w:val="header"/>
    <w:basedOn w:val="Normal"/>
    <w:link w:val="SidhuvudChar"/>
    <w:uiPriority w:val="99"/>
    <w:unhideWhenUsed/>
    <w:rsid w:val="00716F19"/>
    <w:pPr>
      <w:tabs>
        <w:tab w:val="center" w:pos="4536"/>
        <w:tab w:val="right" w:pos="9072"/>
      </w:tabs>
    </w:pPr>
  </w:style>
  <w:style w:type="character" w:customStyle="1" w:styleId="SidhuvudChar">
    <w:name w:val="Sidhuvud Char"/>
    <w:basedOn w:val="Standardstycketypsnitt"/>
    <w:link w:val="Sidhuvud"/>
    <w:uiPriority w:val="99"/>
    <w:rsid w:val="00716F19"/>
  </w:style>
  <w:style w:type="paragraph" w:styleId="Sidfot">
    <w:name w:val="footer"/>
    <w:basedOn w:val="Normal"/>
    <w:link w:val="SidfotChar"/>
    <w:uiPriority w:val="99"/>
    <w:unhideWhenUsed/>
    <w:rsid w:val="00716F19"/>
    <w:pPr>
      <w:tabs>
        <w:tab w:val="center" w:pos="4536"/>
        <w:tab w:val="right" w:pos="9072"/>
      </w:tabs>
    </w:pPr>
  </w:style>
  <w:style w:type="character" w:customStyle="1" w:styleId="SidfotChar">
    <w:name w:val="Sidfot Char"/>
    <w:basedOn w:val="Standardstycketypsnitt"/>
    <w:link w:val="Sidfot"/>
    <w:uiPriority w:val="99"/>
    <w:rsid w:val="00716F19"/>
  </w:style>
  <w:style w:type="paragraph" w:customStyle="1" w:styleId="Standard">
    <w:name w:val="Standard"/>
    <w:basedOn w:val="Normal"/>
    <w:next w:val="Standardmedindrag"/>
    <w:rsid w:val="00042DBA"/>
    <w:pPr>
      <w:spacing w:line="260" w:lineRule="exact"/>
      <w:jc w:val="both"/>
    </w:pPr>
    <w:rPr>
      <w:rFonts w:ascii="Times New Roman" w:eastAsia="Times New Roman" w:hAnsi="Times New Roman" w:cs="Times New Roman"/>
      <w:sz w:val="22"/>
      <w:szCs w:val="22"/>
      <w:lang w:val="en-US"/>
    </w:rPr>
  </w:style>
  <w:style w:type="paragraph" w:styleId="Slutkommentar">
    <w:name w:val="endnote text"/>
    <w:basedOn w:val="Normal"/>
    <w:link w:val="SlutkommentarChar"/>
    <w:uiPriority w:val="99"/>
    <w:semiHidden/>
    <w:unhideWhenUsed/>
    <w:rsid w:val="004B520F"/>
  </w:style>
  <w:style w:type="character" w:customStyle="1" w:styleId="SlutkommentarChar">
    <w:name w:val="Slutkommentar Char"/>
    <w:basedOn w:val="Standardstycketypsnitt"/>
    <w:link w:val="Slutkommentar"/>
    <w:uiPriority w:val="99"/>
    <w:semiHidden/>
    <w:rsid w:val="004B520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425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2C6448"/>
    <w:pPr>
      <w:keepNext/>
      <w:keepLines/>
      <w:spacing w:before="200" w:line="480" w:lineRule="auto"/>
      <w:outlineLvl w:val="1"/>
    </w:pPr>
    <w:rPr>
      <w:rFonts w:eastAsiaTheme="majorEastAsia" w:cstheme="majorBidi"/>
      <w:b/>
      <w:bCs/>
      <w:color w:val="4F81BD" w:themeColor="accent1"/>
      <w:lang w:val="en-GB" w:eastAsia="ja-JP"/>
    </w:rPr>
  </w:style>
  <w:style w:type="paragraph" w:styleId="Rubrik3">
    <w:name w:val="heading 3"/>
    <w:basedOn w:val="Normal"/>
    <w:next w:val="Normal"/>
    <w:link w:val="Rubrik3Char"/>
    <w:uiPriority w:val="9"/>
    <w:unhideWhenUsed/>
    <w:qFormat/>
    <w:rsid w:val="00E61BF2"/>
    <w:pPr>
      <w:keepNext/>
      <w:keepLines/>
      <w:spacing w:before="20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semiHidden/>
    <w:unhideWhenUsed/>
    <w:qFormat/>
    <w:rsid w:val="00E61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ypsnitt"/>
    <w:link w:val="Rubrik2"/>
    <w:uiPriority w:val="9"/>
    <w:rsid w:val="002C6448"/>
    <w:rPr>
      <w:rFonts w:eastAsiaTheme="majorEastAsia" w:cstheme="majorBidi"/>
      <w:b/>
      <w:bCs/>
      <w:color w:val="4F81BD" w:themeColor="accent1"/>
      <w:lang w:val="en-GB" w:eastAsia="ja-JP"/>
    </w:rPr>
  </w:style>
  <w:style w:type="character" w:customStyle="1" w:styleId="Rubrik3Char">
    <w:name w:val="Rubrik 3 Char"/>
    <w:basedOn w:val="Standardstycketypsnitt"/>
    <w:link w:val="Rubrik3"/>
    <w:uiPriority w:val="9"/>
    <w:rsid w:val="00E61BF2"/>
    <w:rPr>
      <w:rFonts w:asciiTheme="majorHAnsi" w:eastAsiaTheme="majorEastAsia" w:hAnsiTheme="majorHAnsi" w:cstheme="majorBidi"/>
      <w:b/>
      <w:bCs/>
      <w:color w:val="4F81BD" w:themeColor="accent1"/>
    </w:rPr>
  </w:style>
  <w:style w:type="character" w:customStyle="1" w:styleId="Rubrik4Char">
    <w:name w:val="Rubrik 4 Char"/>
    <w:basedOn w:val="Standardstycketypsnitt"/>
    <w:link w:val="Rubrik4"/>
    <w:uiPriority w:val="9"/>
    <w:semiHidden/>
    <w:rsid w:val="00E61BF2"/>
    <w:rPr>
      <w:rFonts w:asciiTheme="majorHAnsi" w:eastAsiaTheme="majorEastAsia" w:hAnsiTheme="majorHAnsi" w:cstheme="majorBidi"/>
      <w:b/>
      <w:bCs/>
      <w:i/>
      <w:iCs/>
      <w:color w:val="4F81BD" w:themeColor="accent1"/>
    </w:rPr>
  </w:style>
  <w:style w:type="character" w:styleId="Hyperlnk">
    <w:name w:val="Hyperlink"/>
    <w:basedOn w:val="Standardstycketypsnitt"/>
    <w:uiPriority w:val="99"/>
    <w:unhideWhenUsed/>
    <w:rsid w:val="00E61BF2"/>
    <w:rPr>
      <w:color w:val="0000FF" w:themeColor="hyperlink"/>
      <w:u w:val="single"/>
    </w:rPr>
  </w:style>
  <w:style w:type="paragraph" w:styleId="Kommentarer">
    <w:name w:val="annotation text"/>
    <w:basedOn w:val="Normal"/>
    <w:link w:val="KommentarerChar"/>
    <w:uiPriority w:val="99"/>
    <w:unhideWhenUsed/>
    <w:rsid w:val="00615313"/>
    <w:rPr>
      <w:lang w:eastAsia="ja-JP"/>
    </w:rPr>
  </w:style>
  <w:style w:type="character" w:customStyle="1" w:styleId="KommentarerChar">
    <w:name w:val="Kommentarer Char"/>
    <w:basedOn w:val="Standardstycketypsnitt"/>
    <w:link w:val="Kommentarer"/>
    <w:uiPriority w:val="99"/>
    <w:rsid w:val="00615313"/>
    <w:rPr>
      <w:lang w:eastAsia="ja-JP"/>
    </w:rPr>
  </w:style>
  <w:style w:type="character" w:styleId="Radnummer">
    <w:name w:val="line number"/>
    <w:basedOn w:val="Standardstycketypsnitt"/>
    <w:uiPriority w:val="99"/>
    <w:semiHidden/>
    <w:unhideWhenUsed/>
    <w:rsid w:val="00AA1A0B"/>
  </w:style>
  <w:style w:type="paragraph" w:customStyle="1" w:styleId="Standardmedindrag">
    <w:name w:val="Standard med indrag"/>
    <w:basedOn w:val="Normal"/>
    <w:rsid w:val="00F504E1"/>
    <w:pPr>
      <w:spacing w:line="260" w:lineRule="exact"/>
      <w:ind w:firstLine="255"/>
      <w:jc w:val="both"/>
    </w:pPr>
    <w:rPr>
      <w:rFonts w:ascii="Times New Roman" w:eastAsia="Times New Roman" w:hAnsi="Times New Roman" w:cs="Times New Roman"/>
      <w:sz w:val="22"/>
      <w:szCs w:val="22"/>
      <w:lang w:val="en-US"/>
    </w:rPr>
  </w:style>
  <w:style w:type="character" w:styleId="Kommentarsreferens">
    <w:name w:val="annotation reference"/>
    <w:basedOn w:val="Standardstycketypsnitt"/>
    <w:uiPriority w:val="99"/>
    <w:semiHidden/>
    <w:unhideWhenUsed/>
    <w:rsid w:val="00D32CF5"/>
    <w:rPr>
      <w:sz w:val="18"/>
      <w:szCs w:val="18"/>
    </w:rPr>
  </w:style>
  <w:style w:type="paragraph" w:styleId="Kommentarsmne">
    <w:name w:val="annotation subject"/>
    <w:basedOn w:val="Kommentarer"/>
    <w:next w:val="Kommentarer"/>
    <w:link w:val="KommentarsmneChar"/>
    <w:uiPriority w:val="99"/>
    <w:semiHidden/>
    <w:unhideWhenUsed/>
    <w:rsid w:val="00D32CF5"/>
    <w:rPr>
      <w:b/>
      <w:bCs/>
      <w:sz w:val="20"/>
      <w:szCs w:val="20"/>
      <w:lang w:eastAsia="sv-SE"/>
    </w:rPr>
  </w:style>
  <w:style w:type="character" w:customStyle="1" w:styleId="KommentarsmneChar">
    <w:name w:val="Kommentarsämne Char"/>
    <w:basedOn w:val="KommentarerChar"/>
    <w:link w:val="Kommentarsmne"/>
    <w:uiPriority w:val="99"/>
    <w:semiHidden/>
    <w:rsid w:val="00D32CF5"/>
    <w:rPr>
      <w:b/>
      <w:bCs/>
      <w:sz w:val="20"/>
      <w:szCs w:val="20"/>
      <w:lang w:eastAsia="ja-JP"/>
    </w:rPr>
  </w:style>
  <w:style w:type="paragraph" w:styleId="Bubbeltext">
    <w:name w:val="Balloon Text"/>
    <w:basedOn w:val="Normal"/>
    <w:link w:val="BubbeltextChar"/>
    <w:uiPriority w:val="99"/>
    <w:semiHidden/>
    <w:unhideWhenUsed/>
    <w:rsid w:val="00D32CF5"/>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32CF5"/>
    <w:rPr>
      <w:rFonts w:ascii="Lucida Grande" w:hAnsi="Lucida Grande" w:cs="Lucida Grande"/>
      <w:sz w:val="18"/>
      <w:szCs w:val="18"/>
    </w:rPr>
  </w:style>
  <w:style w:type="character" w:customStyle="1" w:styleId="Rubrik1Char">
    <w:name w:val="Rubrik 1 Char"/>
    <w:basedOn w:val="Standardstycketypsnitt"/>
    <w:link w:val="Rubrik1"/>
    <w:uiPriority w:val="9"/>
    <w:rsid w:val="00D42549"/>
    <w:rPr>
      <w:rFonts w:asciiTheme="majorHAnsi" w:eastAsiaTheme="majorEastAsia" w:hAnsiTheme="majorHAnsi" w:cstheme="majorBidi"/>
      <w:b/>
      <w:bCs/>
      <w:color w:val="345A8A" w:themeColor="accent1" w:themeShade="B5"/>
      <w:sz w:val="32"/>
      <w:szCs w:val="32"/>
    </w:rPr>
  </w:style>
  <w:style w:type="paragraph" w:customStyle="1" w:styleId="Normal1">
    <w:name w:val="Normal1"/>
    <w:rsid w:val="00465C32"/>
    <w:rPr>
      <w:rFonts w:ascii="Cambria" w:eastAsia="Cambria" w:hAnsi="Cambria" w:cs="Cambria"/>
      <w:color w:val="000000"/>
      <w:szCs w:val="20"/>
      <w:lang w:eastAsia="ja-JP"/>
    </w:rPr>
  </w:style>
  <w:style w:type="table" w:styleId="Tabellrutnt">
    <w:name w:val="Table Grid"/>
    <w:basedOn w:val="Normaltabell"/>
    <w:uiPriority w:val="59"/>
    <w:rsid w:val="00F61A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tnotstext">
    <w:name w:val="footnote text"/>
    <w:basedOn w:val="Normal"/>
    <w:link w:val="FotnotstextChar"/>
    <w:uiPriority w:val="99"/>
    <w:unhideWhenUsed/>
    <w:rsid w:val="00F61ADD"/>
  </w:style>
  <w:style w:type="character" w:customStyle="1" w:styleId="FotnotstextChar">
    <w:name w:val="Fotnotstext Char"/>
    <w:basedOn w:val="Standardstycketypsnitt"/>
    <w:link w:val="Fotnotstext"/>
    <w:uiPriority w:val="99"/>
    <w:rsid w:val="00F61ADD"/>
  </w:style>
  <w:style w:type="character" w:styleId="Fotnotsreferens">
    <w:name w:val="footnote reference"/>
    <w:basedOn w:val="Standardstycketypsnitt"/>
    <w:uiPriority w:val="99"/>
    <w:unhideWhenUsed/>
    <w:rsid w:val="00F61ADD"/>
    <w:rPr>
      <w:vertAlign w:val="superscript"/>
    </w:rPr>
  </w:style>
  <w:style w:type="paragraph" w:styleId="Revision">
    <w:name w:val="Revision"/>
    <w:hidden/>
    <w:uiPriority w:val="99"/>
    <w:semiHidden/>
    <w:rsid w:val="003247D1"/>
  </w:style>
  <w:style w:type="character" w:styleId="Slutkommentarsreferens">
    <w:name w:val="endnote reference"/>
    <w:basedOn w:val="Standardstycketypsnitt"/>
    <w:uiPriority w:val="99"/>
    <w:semiHidden/>
    <w:unhideWhenUsed/>
    <w:rsid w:val="00D50186"/>
    <w:rPr>
      <w:vertAlign w:val="superscript"/>
    </w:rPr>
  </w:style>
  <w:style w:type="paragraph" w:styleId="Sidhuvud">
    <w:name w:val="header"/>
    <w:basedOn w:val="Normal"/>
    <w:link w:val="SidhuvudChar"/>
    <w:uiPriority w:val="99"/>
    <w:unhideWhenUsed/>
    <w:rsid w:val="00716F19"/>
    <w:pPr>
      <w:tabs>
        <w:tab w:val="center" w:pos="4536"/>
        <w:tab w:val="right" w:pos="9072"/>
      </w:tabs>
    </w:pPr>
  </w:style>
  <w:style w:type="character" w:customStyle="1" w:styleId="SidhuvudChar">
    <w:name w:val="Sidhuvud Char"/>
    <w:basedOn w:val="Standardstycketypsnitt"/>
    <w:link w:val="Sidhuvud"/>
    <w:uiPriority w:val="99"/>
    <w:rsid w:val="00716F19"/>
  </w:style>
  <w:style w:type="paragraph" w:styleId="Sidfot">
    <w:name w:val="footer"/>
    <w:basedOn w:val="Normal"/>
    <w:link w:val="SidfotChar"/>
    <w:uiPriority w:val="99"/>
    <w:unhideWhenUsed/>
    <w:rsid w:val="00716F19"/>
    <w:pPr>
      <w:tabs>
        <w:tab w:val="center" w:pos="4536"/>
        <w:tab w:val="right" w:pos="9072"/>
      </w:tabs>
    </w:pPr>
  </w:style>
  <w:style w:type="character" w:customStyle="1" w:styleId="SidfotChar">
    <w:name w:val="Sidfot Char"/>
    <w:basedOn w:val="Standardstycketypsnitt"/>
    <w:link w:val="Sidfot"/>
    <w:uiPriority w:val="99"/>
    <w:rsid w:val="00716F19"/>
  </w:style>
  <w:style w:type="paragraph" w:customStyle="1" w:styleId="Standard">
    <w:name w:val="Standard"/>
    <w:basedOn w:val="Normal"/>
    <w:next w:val="Standardmedindrag"/>
    <w:rsid w:val="00042DBA"/>
    <w:pPr>
      <w:spacing w:line="260" w:lineRule="exact"/>
      <w:jc w:val="both"/>
    </w:pPr>
    <w:rPr>
      <w:rFonts w:ascii="Times New Roman" w:eastAsia="Times New Roman" w:hAnsi="Times New Roman" w:cs="Times New Roman"/>
      <w:sz w:val="22"/>
      <w:szCs w:val="22"/>
      <w:lang w:val="en-US"/>
    </w:rPr>
  </w:style>
  <w:style w:type="paragraph" w:styleId="Slutkommentar">
    <w:name w:val="endnote text"/>
    <w:basedOn w:val="Normal"/>
    <w:link w:val="SlutkommentarChar"/>
    <w:uiPriority w:val="99"/>
    <w:semiHidden/>
    <w:unhideWhenUsed/>
    <w:rsid w:val="004B520F"/>
  </w:style>
  <w:style w:type="character" w:customStyle="1" w:styleId="SlutkommentarChar">
    <w:name w:val="Slutkommentar Char"/>
    <w:basedOn w:val="Standardstycketypsnitt"/>
    <w:link w:val="Slutkommentar"/>
    <w:uiPriority w:val="99"/>
    <w:semiHidden/>
    <w:rsid w:val="004B5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10" Type="http://schemas.openxmlformats.org/officeDocument/2006/relationships/hyperlink" Target="http://www.shpr.se/"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nils.hailer@surgsci.uu.se" TargetMode="External"/><Relationship Id="rId8" Type="http://schemas.openxmlformats.org/officeDocument/2006/relationships/hyperlink" Target="mailto:szilard.nemes@registercentrum.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34</Pages>
  <Words>9546</Words>
  <Characters>50598</Characters>
  <Application>Microsoft Macintosh Word</Application>
  <DocSecurity>0</DocSecurity>
  <Lines>421</Lines>
  <Paragraphs>120</Paragraphs>
  <ScaleCrop>false</ScaleCrop>
  <Company/>
  <LinksUpToDate>false</LinksUpToDate>
  <CharactersWithSpaces>60024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dc:creator>
  <cp:keywords/>
  <dc:description/>
  <cp:lastModifiedBy>Nils Hailer</cp:lastModifiedBy>
  <cp:revision>4</cp:revision>
  <dcterms:created xsi:type="dcterms:W3CDTF">2016-11-28T10:22:00Z</dcterms:created>
  <dcterms:modified xsi:type="dcterms:W3CDTF">2016-11-28T13:26:00Z</dcterms:modified>
</cp:coreProperties>
</file>